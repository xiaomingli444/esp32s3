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DF0BB" w14:textId="77777777" w:rsidR="009F6A6B" w:rsidRPr="004742FA" w:rsidRDefault="009F6A6B" w:rsidP="004742FA">
      <w:pPr>
        <w:pBdr>
          <w:bottom w:val="single" w:sz="4" w:space="0" w:color="auto"/>
        </w:pBdr>
        <w:adjustRightInd w:val="0"/>
        <w:snapToGrid w:val="0"/>
        <w:spacing w:line="360" w:lineRule="auto"/>
        <w:jc w:val="center"/>
        <w:rPr>
          <w:b/>
          <w:bCs/>
          <w:sz w:val="36"/>
          <w:szCs w:val="36"/>
        </w:rPr>
      </w:pPr>
      <w:r w:rsidRPr="004742FA">
        <w:rPr>
          <w:rFonts w:cs="宋体" w:hint="eastAsia"/>
          <w:b/>
          <w:bCs/>
          <w:sz w:val="36"/>
          <w:szCs w:val="36"/>
        </w:rPr>
        <w:t>说明书</w:t>
      </w:r>
    </w:p>
    <w:p w14:paraId="22EF5538" w14:textId="36197255" w:rsidR="008D0D2A" w:rsidRPr="004742FA" w:rsidRDefault="00661E3E" w:rsidP="004742FA">
      <w:pPr>
        <w:adjustRightInd w:val="0"/>
        <w:snapToGrid w:val="0"/>
        <w:spacing w:beforeLines="100" w:before="312" w:line="360" w:lineRule="auto"/>
        <w:jc w:val="center"/>
        <w:rPr>
          <w:b/>
          <w:bCs/>
          <w:sz w:val="28"/>
          <w:szCs w:val="28"/>
        </w:rPr>
      </w:pPr>
      <w:r w:rsidRPr="004742FA">
        <w:rPr>
          <w:rFonts w:hint="eastAsia"/>
          <w:b/>
          <w:bCs/>
          <w:color w:val="000000" w:themeColor="text1"/>
          <w:sz w:val="28"/>
          <w:szCs w:val="28"/>
        </w:rPr>
        <w:t>一种基于改进</w:t>
      </w:r>
      <w:r w:rsidRPr="004742FA">
        <w:rPr>
          <w:rFonts w:hint="eastAsia"/>
          <w:b/>
          <w:bCs/>
          <w:color w:val="000000" w:themeColor="text1"/>
          <w:sz w:val="28"/>
          <w:szCs w:val="28"/>
        </w:rPr>
        <w:t>YOLOv8n</w:t>
      </w:r>
      <w:r w:rsidRPr="004742FA">
        <w:rPr>
          <w:rFonts w:hint="eastAsia"/>
          <w:b/>
          <w:bCs/>
          <w:color w:val="000000" w:themeColor="text1"/>
          <w:sz w:val="28"/>
          <w:szCs w:val="28"/>
        </w:rPr>
        <w:t>航拍视角下的小目标检测方法</w:t>
      </w:r>
    </w:p>
    <w:p w14:paraId="640589E4" w14:textId="77777777" w:rsidR="009F6A6B" w:rsidRPr="004742FA" w:rsidRDefault="009F6A6B" w:rsidP="004742FA">
      <w:pPr>
        <w:adjustRightInd w:val="0"/>
        <w:snapToGrid w:val="0"/>
        <w:spacing w:beforeLines="100" w:before="312" w:line="360" w:lineRule="auto"/>
        <w:rPr>
          <w:sz w:val="28"/>
          <w:szCs w:val="28"/>
        </w:rPr>
      </w:pPr>
      <w:r w:rsidRPr="004742FA">
        <w:rPr>
          <w:rFonts w:cs="宋体" w:hint="eastAsia"/>
          <w:b/>
          <w:bCs/>
          <w:sz w:val="28"/>
          <w:szCs w:val="28"/>
        </w:rPr>
        <w:t>技术领域</w:t>
      </w:r>
    </w:p>
    <w:p w14:paraId="4387DFD9" w14:textId="44D6F27E" w:rsidR="00056714" w:rsidRPr="004742FA" w:rsidRDefault="00056714" w:rsidP="004742FA">
      <w:pPr>
        <w:adjustRightInd w:val="0"/>
        <w:snapToGrid w:val="0"/>
        <w:spacing w:line="360" w:lineRule="auto"/>
        <w:ind w:firstLineChars="200" w:firstLine="560"/>
        <w:rPr>
          <w:sz w:val="28"/>
          <w:szCs w:val="28"/>
        </w:rPr>
      </w:pPr>
      <w:r w:rsidRPr="004742FA">
        <w:rPr>
          <w:rFonts w:hint="eastAsia"/>
          <w:sz w:val="28"/>
          <w:szCs w:val="28"/>
        </w:rPr>
        <w:t>本</w:t>
      </w:r>
      <w:r w:rsidR="00AC75B7" w:rsidRPr="004742FA">
        <w:rPr>
          <w:rFonts w:hint="eastAsia"/>
          <w:sz w:val="28"/>
          <w:szCs w:val="28"/>
        </w:rPr>
        <w:t>发明</w:t>
      </w:r>
      <w:r w:rsidR="007B184D" w:rsidRPr="004742FA">
        <w:rPr>
          <w:rFonts w:hint="eastAsia"/>
          <w:sz w:val="28"/>
          <w:szCs w:val="28"/>
        </w:rPr>
        <w:t>属于</w:t>
      </w:r>
      <w:r w:rsidR="00661E3E" w:rsidRPr="004742FA">
        <w:rPr>
          <w:rFonts w:hint="eastAsia"/>
          <w:sz w:val="28"/>
          <w:szCs w:val="28"/>
        </w:rPr>
        <w:t>目标检测</w:t>
      </w:r>
      <w:r w:rsidR="00C2102F" w:rsidRPr="004742FA">
        <w:rPr>
          <w:rFonts w:hint="eastAsia"/>
          <w:sz w:val="28"/>
          <w:szCs w:val="28"/>
        </w:rPr>
        <w:t>技术</w:t>
      </w:r>
      <w:r w:rsidRPr="004742FA">
        <w:rPr>
          <w:rFonts w:hint="eastAsia"/>
          <w:sz w:val="28"/>
          <w:szCs w:val="28"/>
        </w:rPr>
        <w:t>领域，</w:t>
      </w:r>
      <w:r w:rsidR="00B33779" w:rsidRPr="004742FA">
        <w:rPr>
          <w:rFonts w:hint="eastAsia"/>
          <w:sz w:val="28"/>
          <w:szCs w:val="28"/>
        </w:rPr>
        <w:t>具体</w:t>
      </w:r>
      <w:r w:rsidRPr="004742FA">
        <w:rPr>
          <w:rFonts w:hint="eastAsia"/>
          <w:sz w:val="28"/>
          <w:szCs w:val="28"/>
        </w:rPr>
        <w:t>涉及</w:t>
      </w:r>
      <w:r w:rsidR="00661E3E" w:rsidRPr="004742FA">
        <w:rPr>
          <w:rFonts w:hint="eastAsia"/>
          <w:sz w:val="28"/>
          <w:szCs w:val="28"/>
        </w:rPr>
        <w:t>一种基于改进</w:t>
      </w:r>
      <w:r w:rsidR="00661E3E" w:rsidRPr="004742FA">
        <w:rPr>
          <w:rFonts w:hint="eastAsia"/>
          <w:sz w:val="28"/>
          <w:szCs w:val="28"/>
        </w:rPr>
        <w:t>YOLOv8n</w:t>
      </w:r>
      <w:r w:rsidR="00661E3E" w:rsidRPr="004742FA">
        <w:rPr>
          <w:rFonts w:hint="eastAsia"/>
          <w:sz w:val="28"/>
          <w:szCs w:val="28"/>
        </w:rPr>
        <w:t>航拍视角下的小目标检测方法</w:t>
      </w:r>
      <w:r w:rsidR="00035D55" w:rsidRPr="004742FA">
        <w:rPr>
          <w:rFonts w:hint="eastAsia"/>
          <w:sz w:val="28"/>
          <w:szCs w:val="28"/>
        </w:rPr>
        <w:t>。</w:t>
      </w:r>
    </w:p>
    <w:p w14:paraId="4EA35083" w14:textId="43BEFE6D" w:rsidR="009F6A6B" w:rsidRPr="004742FA" w:rsidRDefault="009F6A6B" w:rsidP="004742FA">
      <w:pPr>
        <w:adjustRightInd w:val="0"/>
        <w:snapToGrid w:val="0"/>
        <w:spacing w:line="360" w:lineRule="auto"/>
        <w:rPr>
          <w:rFonts w:cs="宋体"/>
          <w:b/>
          <w:bCs/>
          <w:sz w:val="28"/>
          <w:szCs w:val="28"/>
        </w:rPr>
      </w:pPr>
      <w:r w:rsidRPr="004742FA">
        <w:rPr>
          <w:rFonts w:cs="宋体" w:hint="eastAsia"/>
          <w:b/>
          <w:bCs/>
          <w:sz w:val="28"/>
          <w:szCs w:val="28"/>
        </w:rPr>
        <w:t>背景技术</w:t>
      </w:r>
    </w:p>
    <w:p w14:paraId="07E5980E" w14:textId="77777777" w:rsidR="00661E3E" w:rsidRPr="004742FA" w:rsidRDefault="00661E3E" w:rsidP="004742FA">
      <w:pPr>
        <w:adjustRightInd w:val="0"/>
        <w:snapToGrid w:val="0"/>
        <w:spacing w:line="360" w:lineRule="auto"/>
        <w:ind w:firstLineChars="200" w:firstLine="580"/>
        <w:rPr>
          <w:color w:val="000000" w:themeColor="text1"/>
          <w:spacing w:val="5"/>
          <w:sz w:val="28"/>
          <w:szCs w:val="28"/>
        </w:rPr>
      </w:pPr>
      <w:r w:rsidRPr="004742FA">
        <w:rPr>
          <w:rFonts w:hint="eastAsia"/>
          <w:color w:val="000000" w:themeColor="text1"/>
          <w:spacing w:val="5"/>
          <w:sz w:val="28"/>
          <w:szCs w:val="28"/>
        </w:rPr>
        <w:t>随着人工智能领域的迅速发展和成熟，目标检测技术也在实际生活中得到了广泛的应用，例如自动驾驶、交通监控、人脸识别和工业制造等。由于计算机算力和基于深度学习的目标检测算法不断更新迭代，基于深度学习的航拍图像目标检测算法也成为了目标检测方向的一个研究热点。</w:t>
      </w:r>
    </w:p>
    <w:p w14:paraId="0E0713A0" w14:textId="77777777" w:rsidR="00661E3E" w:rsidRPr="004742FA" w:rsidRDefault="00661E3E" w:rsidP="004742FA">
      <w:pPr>
        <w:adjustRightInd w:val="0"/>
        <w:snapToGrid w:val="0"/>
        <w:spacing w:line="360" w:lineRule="auto"/>
        <w:ind w:firstLineChars="200" w:firstLine="580"/>
        <w:rPr>
          <w:color w:val="000000" w:themeColor="text1"/>
          <w:spacing w:val="5"/>
          <w:sz w:val="28"/>
          <w:szCs w:val="28"/>
        </w:rPr>
      </w:pPr>
      <w:r w:rsidRPr="004742FA">
        <w:rPr>
          <w:rFonts w:hint="eastAsia"/>
          <w:color w:val="000000" w:themeColor="text1"/>
          <w:spacing w:val="5"/>
          <w:sz w:val="28"/>
          <w:szCs w:val="28"/>
        </w:rPr>
        <w:t>随着技术的不断更新，无人机航拍技术愈发成熟，航拍图像空间分辨率越来越高，图像的细节信息越来越丰富，从而为研究航拍图像小目标检测、多尺度目标检测和复杂场景下的目标检测奠定了坚实的基础。无人机航拍和目标检测技术的结合能够有效促进人机协同作业，具有极高的应用价值，已经成为无人机应用领域的重要研究内容。</w:t>
      </w:r>
    </w:p>
    <w:p w14:paraId="40889FFD" w14:textId="77777777" w:rsidR="00661E3E" w:rsidRPr="004742FA" w:rsidRDefault="00661E3E" w:rsidP="004742FA">
      <w:pPr>
        <w:adjustRightInd w:val="0"/>
        <w:snapToGrid w:val="0"/>
        <w:spacing w:line="360" w:lineRule="auto"/>
        <w:ind w:firstLineChars="200" w:firstLine="580"/>
        <w:rPr>
          <w:color w:val="000000" w:themeColor="text1"/>
          <w:spacing w:val="5"/>
          <w:sz w:val="28"/>
          <w:szCs w:val="28"/>
        </w:rPr>
      </w:pPr>
      <w:r w:rsidRPr="004742FA">
        <w:rPr>
          <w:rFonts w:hint="eastAsia"/>
          <w:color w:val="000000" w:themeColor="text1"/>
          <w:spacing w:val="5"/>
          <w:sz w:val="28"/>
          <w:szCs w:val="28"/>
        </w:rPr>
        <w:t>由于航拍图像与通用目标检测数据集有很大差异，与通用目标检测数据集相比，航拍图像主要存在小目标占比较大、目标尺寸差异大、背景信息与目标信息相似等特点。因此，无人机航拍的小目标检测面临着诸多挑战：首先，无人机航拍距离地面较远，目标尺寸较小，特征信息不足；其次，无人机航拍场景多变，背景复杂，存在目标和背景的混叠问题；最后，无人机的体积小、运算资源有限，而传统的目标检测算法模型结构较大和参数量复杂，无法满足部署的算法轻量化和实时的需求。</w:t>
      </w:r>
    </w:p>
    <w:p w14:paraId="546E95F5" w14:textId="4F327871" w:rsidR="00661E3E" w:rsidRPr="004742FA" w:rsidRDefault="00661E3E" w:rsidP="004742FA">
      <w:pPr>
        <w:widowControl/>
        <w:adjustRightInd w:val="0"/>
        <w:snapToGrid w:val="0"/>
        <w:spacing w:line="360" w:lineRule="auto"/>
        <w:ind w:firstLineChars="200" w:firstLine="580"/>
        <w:rPr>
          <w:color w:val="000000" w:themeColor="text1"/>
          <w:spacing w:val="5"/>
          <w:sz w:val="28"/>
          <w:szCs w:val="28"/>
        </w:rPr>
      </w:pPr>
      <w:r w:rsidRPr="004742FA">
        <w:rPr>
          <w:rFonts w:hint="eastAsia"/>
          <w:color w:val="000000" w:themeColor="text1"/>
          <w:spacing w:val="5"/>
          <w:sz w:val="28"/>
          <w:szCs w:val="28"/>
        </w:rPr>
        <w:lastRenderedPageBreak/>
        <w:t>YOLO</w:t>
      </w:r>
      <w:r w:rsidRPr="004742FA">
        <w:rPr>
          <w:rFonts w:hint="eastAsia"/>
          <w:color w:val="000000" w:themeColor="text1"/>
          <w:spacing w:val="5"/>
          <w:sz w:val="28"/>
          <w:szCs w:val="28"/>
        </w:rPr>
        <w:t>系列是目前主流的实时目标检测器，其具有高效实时检测性、模型结构简洁等特点。</w:t>
      </w:r>
      <w:r w:rsidRPr="004742FA">
        <w:rPr>
          <w:rFonts w:hint="eastAsia"/>
          <w:color w:val="000000" w:themeColor="text1"/>
          <w:spacing w:val="5"/>
          <w:sz w:val="28"/>
          <w:szCs w:val="28"/>
        </w:rPr>
        <w:t>YOLO</w:t>
      </w:r>
      <w:r w:rsidRPr="004742FA">
        <w:rPr>
          <w:rFonts w:hint="eastAsia"/>
          <w:color w:val="000000" w:themeColor="text1"/>
          <w:spacing w:val="5"/>
          <w:sz w:val="28"/>
          <w:szCs w:val="28"/>
        </w:rPr>
        <w:t>系列作为单阶段检测算法，在目标检测准确率上超越部分两阶段检测算法。</w:t>
      </w:r>
    </w:p>
    <w:p w14:paraId="5363B4FE" w14:textId="77777777" w:rsidR="00661E3E" w:rsidRPr="004742FA" w:rsidRDefault="00661E3E" w:rsidP="004742FA">
      <w:pPr>
        <w:widowControl/>
        <w:adjustRightInd w:val="0"/>
        <w:snapToGrid w:val="0"/>
        <w:spacing w:line="360" w:lineRule="auto"/>
        <w:ind w:firstLineChars="200" w:firstLine="560"/>
        <w:jc w:val="left"/>
        <w:rPr>
          <w:color w:val="000000" w:themeColor="text1"/>
          <w:kern w:val="0"/>
          <w:sz w:val="28"/>
          <w:szCs w:val="28"/>
          <w:lang w:bidi="ar"/>
        </w:rPr>
      </w:pPr>
      <w:r w:rsidRPr="004742FA">
        <w:rPr>
          <w:rFonts w:hint="eastAsia"/>
          <w:color w:val="000000" w:themeColor="text1"/>
          <w:kern w:val="0"/>
          <w:sz w:val="28"/>
          <w:szCs w:val="28"/>
          <w:lang w:bidi="ar"/>
        </w:rPr>
        <w:t>许多研究者已经提出了无人机小目标检测的方法，但仍存在若干挑战。</w:t>
      </w:r>
    </w:p>
    <w:p w14:paraId="61FD8BB0" w14:textId="5DA66453" w:rsidR="00285B70" w:rsidRPr="004742FA" w:rsidRDefault="00661E3E" w:rsidP="004742FA">
      <w:pPr>
        <w:widowControl/>
        <w:adjustRightInd w:val="0"/>
        <w:snapToGrid w:val="0"/>
        <w:spacing w:line="360" w:lineRule="auto"/>
        <w:ind w:firstLineChars="200" w:firstLine="560"/>
        <w:jc w:val="left"/>
        <w:rPr>
          <w:color w:val="000000"/>
          <w:kern w:val="0"/>
          <w:sz w:val="28"/>
          <w:szCs w:val="28"/>
          <w:lang w:bidi="ar"/>
        </w:rPr>
      </w:pPr>
      <w:r w:rsidRPr="004742FA">
        <w:rPr>
          <w:rFonts w:hint="eastAsia"/>
          <w:color w:val="000000" w:themeColor="text1"/>
          <w:kern w:val="0"/>
          <w:sz w:val="28"/>
          <w:szCs w:val="28"/>
          <w:lang w:bidi="ar"/>
        </w:rPr>
        <w:t>现有研究主要从网络架构优化、特征提取增强、注意力机制引入以及损失函数设计等方面进行改进。然而，这些优化方法在提升检测性能的同时，也带来了模型参数量以及计算复杂度增加等问题，这不仅对计算硬件提出了更高要求，更严重影响了算法在资源受限平台上的实时处理能力。</w:t>
      </w:r>
    </w:p>
    <w:p w14:paraId="4DA2989F" w14:textId="7F990DC5" w:rsidR="009F6A6B" w:rsidRPr="004742FA" w:rsidRDefault="00C81C47" w:rsidP="004742FA">
      <w:pPr>
        <w:adjustRightInd w:val="0"/>
        <w:snapToGrid w:val="0"/>
        <w:spacing w:line="360" w:lineRule="auto"/>
        <w:rPr>
          <w:rStyle w:val="a4"/>
          <w:sz w:val="28"/>
          <w:szCs w:val="28"/>
        </w:rPr>
      </w:pPr>
      <w:r w:rsidRPr="004742FA">
        <w:rPr>
          <w:rStyle w:val="a4"/>
          <w:rFonts w:cs="黑体" w:hint="eastAsia"/>
          <w:sz w:val="28"/>
          <w:szCs w:val="28"/>
        </w:rPr>
        <w:t>发明</w:t>
      </w:r>
      <w:r w:rsidR="009F6A6B" w:rsidRPr="004742FA">
        <w:rPr>
          <w:rStyle w:val="a4"/>
          <w:rFonts w:cs="黑体" w:hint="eastAsia"/>
          <w:sz w:val="28"/>
          <w:szCs w:val="28"/>
        </w:rPr>
        <w:t>内容</w:t>
      </w:r>
    </w:p>
    <w:p w14:paraId="71C5D7A9" w14:textId="62C86178" w:rsidR="00826CFE" w:rsidRPr="004742FA" w:rsidRDefault="003F6B11" w:rsidP="004742FA">
      <w:pPr>
        <w:adjustRightInd w:val="0"/>
        <w:snapToGrid w:val="0"/>
        <w:spacing w:line="360" w:lineRule="auto"/>
        <w:ind w:firstLineChars="200" w:firstLine="560"/>
        <w:rPr>
          <w:sz w:val="28"/>
          <w:szCs w:val="28"/>
        </w:rPr>
      </w:pPr>
      <w:r w:rsidRPr="004742FA">
        <w:rPr>
          <w:rFonts w:cs="仿宋" w:hint="eastAsia"/>
          <w:kern w:val="28"/>
          <w:sz w:val="28"/>
          <w:szCs w:val="28"/>
        </w:rPr>
        <w:t>为了克服上述</w:t>
      </w:r>
      <w:r w:rsidRPr="004742FA">
        <w:rPr>
          <w:rFonts w:hint="eastAsia"/>
          <w:sz w:val="28"/>
          <w:szCs w:val="28"/>
        </w:rPr>
        <w:t>现有技术存在的不足，本</w:t>
      </w:r>
      <w:r w:rsidR="00AC75B7" w:rsidRPr="004742FA">
        <w:rPr>
          <w:rFonts w:hint="eastAsia"/>
          <w:sz w:val="28"/>
          <w:szCs w:val="28"/>
        </w:rPr>
        <w:t>发明</w:t>
      </w:r>
      <w:r w:rsidRPr="004742FA">
        <w:rPr>
          <w:rFonts w:hint="eastAsia"/>
          <w:sz w:val="28"/>
          <w:szCs w:val="28"/>
        </w:rPr>
        <w:t>的目的在于提供</w:t>
      </w:r>
      <w:r w:rsidR="00661E3E" w:rsidRPr="004742FA">
        <w:rPr>
          <w:rFonts w:hint="eastAsia"/>
          <w:sz w:val="28"/>
          <w:szCs w:val="28"/>
        </w:rPr>
        <w:t>一种基于改进</w:t>
      </w:r>
      <w:r w:rsidR="00661E3E" w:rsidRPr="004742FA">
        <w:rPr>
          <w:rFonts w:hint="eastAsia"/>
          <w:sz w:val="28"/>
          <w:szCs w:val="28"/>
        </w:rPr>
        <w:t>YOLOv8n</w:t>
      </w:r>
      <w:r w:rsidR="00661E3E" w:rsidRPr="004742FA">
        <w:rPr>
          <w:rFonts w:hint="eastAsia"/>
          <w:sz w:val="28"/>
          <w:szCs w:val="28"/>
        </w:rPr>
        <w:t>航拍视角下的小目标检测方法，</w:t>
      </w:r>
      <w:r w:rsidR="00661E3E" w:rsidRPr="004742FA">
        <w:rPr>
          <w:rFonts w:cs="仿宋" w:hint="eastAsia"/>
          <w:color w:val="000000" w:themeColor="text1"/>
          <w:kern w:val="28"/>
          <w:sz w:val="28"/>
          <w:szCs w:val="28"/>
        </w:rPr>
        <w:t>通过重新设计主干网络中的</w:t>
      </w:r>
      <w:r w:rsidR="00661E3E" w:rsidRPr="004742FA">
        <w:rPr>
          <w:rFonts w:cs="仿宋" w:hint="eastAsia"/>
          <w:color w:val="000000" w:themeColor="text1"/>
          <w:kern w:val="28"/>
          <w:sz w:val="28"/>
          <w:szCs w:val="28"/>
        </w:rPr>
        <w:t>C2f</w:t>
      </w:r>
      <w:r w:rsidR="00661E3E" w:rsidRPr="004742FA">
        <w:rPr>
          <w:rFonts w:cs="仿宋" w:hint="eastAsia"/>
          <w:color w:val="000000" w:themeColor="text1"/>
          <w:kern w:val="28"/>
          <w:sz w:val="28"/>
          <w:szCs w:val="28"/>
        </w:rPr>
        <w:t>卷积模块能够更精准地提取特征，从而减少了小目标的特征损失；此外本发明还引入了一种通过使用三分支结构捕捉交叉维度交互来计算注意权重的新方法，增强小目标检测上下文感知和区域对比能力；本发明将原始的目标检测头更换为了</w:t>
      </w:r>
      <w:r w:rsidR="00661E3E" w:rsidRPr="004742FA">
        <w:rPr>
          <w:rFonts w:cs="仿宋" w:hint="eastAsia"/>
          <w:color w:val="000000" w:themeColor="text1"/>
          <w:kern w:val="28"/>
          <w:sz w:val="28"/>
          <w:szCs w:val="28"/>
        </w:rPr>
        <w:t>Dyhead</w:t>
      </w:r>
      <w:r w:rsidR="00661E3E" w:rsidRPr="004742FA">
        <w:rPr>
          <w:rFonts w:cs="仿宋" w:hint="eastAsia"/>
          <w:color w:val="000000" w:themeColor="text1"/>
          <w:kern w:val="28"/>
          <w:sz w:val="28"/>
          <w:szCs w:val="28"/>
        </w:rPr>
        <w:t>检测头弥补了单一尺度检测容易遗漏小目标的不足；最后还新增加小目标检测头来优化模型结构。</w:t>
      </w:r>
    </w:p>
    <w:p w14:paraId="4DEF6EAC" w14:textId="0681DBAC" w:rsidR="009F6A6B" w:rsidRPr="004742FA" w:rsidRDefault="009F6A6B" w:rsidP="004742FA">
      <w:pPr>
        <w:adjustRightInd w:val="0"/>
        <w:snapToGrid w:val="0"/>
        <w:spacing w:line="360" w:lineRule="auto"/>
        <w:ind w:firstLineChars="200" w:firstLine="560"/>
        <w:rPr>
          <w:sz w:val="28"/>
          <w:szCs w:val="28"/>
        </w:rPr>
      </w:pPr>
      <w:r w:rsidRPr="004742FA">
        <w:rPr>
          <w:rFonts w:hint="eastAsia"/>
          <w:sz w:val="28"/>
          <w:szCs w:val="28"/>
        </w:rPr>
        <w:t>为了实现上述目的，本</w:t>
      </w:r>
      <w:r w:rsidR="00AC75B7" w:rsidRPr="004742FA">
        <w:rPr>
          <w:rFonts w:hint="eastAsia"/>
          <w:sz w:val="28"/>
          <w:szCs w:val="28"/>
        </w:rPr>
        <w:t>发明</w:t>
      </w:r>
      <w:r w:rsidRPr="004742FA">
        <w:rPr>
          <w:rFonts w:hint="eastAsia"/>
          <w:sz w:val="28"/>
          <w:szCs w:val="28"/>
        </w:rPr>
        <w:t>采用的技术方案是：</w:t>
      </w:r>
    </w:p>
    <w:p w14:paraId="5D8AA429" w14:textId="75BD6A5D" w:rsidR="00C946D7" w:rsidRPr="004742FA" w:rsidRDefault="00661E3E" w:rsidP="004742FA">
      <w:pPr>
        <w:adjustRightInd w:val="0"/>
        <w:snapToGrid w:val="0"/>
        <w:spacing w:line="360" w:lineRule="auto"/>
        <w:ind w:firstLineChars="200" w:firstLine="560"/>
        <w:rPr>
          <w:sz w:val="28"/>
          <w:szCs w:val="28"/>
        </w:rPr>
      </w:pPr>
      <w:bookmarkStart w:id="0" w:name="OLE_LINK1"/>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航拍视角下的小目标检测方法，包括以下步骤；</w:t>
      </w:r>
    </w:p>
    <w:p w14:paraId="01B0CAF5" w14:textId="77777777" w:rsidR="00541645" w:rsidRPr="004742FA" w:rsidRDefault="00661E3E" w:rsidP="004742FA">
      <w:pPr>
        <w:pStyle w:val="ab"/>
        <w:adjustRightInd w:val="0"/>
        <w:snapToGrid w:val="0"/>
        <w:spacing w:line="360" w:lineRule="auto"/>
        <w:ind w:firstLine="560"/>
        <w:rPr>
          <w:color w:val="000000" w:themeColor="text1"/>
          <w:sz w:val="28"/>
          <w:szCs w:val="28"/>
        </w:rPr>
      </w:pPr>
      <w:bookmarkStart w:id="1" w:name="_Hlk164609565"/>
      <w:r w:rsidRPr="004742FA">
        <w:rPr>
          <w:rFonts w:hint="eastAsia"/>
          <w:color w:val="000000" w:themeColor="text1"/>
          <w:sz w:val="28"/>
          <w:szCs w:val="28"/>
        </w:rPr>
        <w:t>步骤</w:t>
      </w:r>
      <w:r w:rsidRPr="004742FA">
        <w:rPr>
          <w:rFonts w:hint="eastAsia"/>
          <w:color w:val="000000" w:themeColor="text1"/>
          <w:sz w:val="28"/>
          <w:szCs w:val="28"/>
        </w:rPr>
        <w:t>1</w:t>
      </w:r>
      <w:r w:rsidRPr="004742FA">
        <w:rPr>
          <w:rFonts w:hint="eastAsia"/>
          <w:color w:val="000000" w:themeColor="text1"/>
          <w:sz w:val="28"/>
          <w:szCs w:val="28"/>
        </w:rPr>
        <w:t>，</w:t>
      </w:r>
      <w:bookmarkStart w:id="2" w:name="_Hlk200528109"/>
      <w:r w:rsidRPr="004742FA">
        <w:rPr>
          <w:rFonts w:hint="eastAsia"/>
          <w:color w:val="000000" w:themeColor="text1"/>
          <w:sz w:val="28"/>
          <w:szCs w:val="28"/>
        </w:rPr>
        <w:t>数据预处理：</w:t>
      </w:r>
    </w:p>
    <w:p w14:paraId="25BB6BCB" w14:textId="776BE804"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使用无人机航拍所采集到的图像数据集进行图像预处理，并</w:t>
      </w:r>
      <w:r w:rsidR="00CD5D59" w:rsidRPr="004742FA">
        <w:rPr>
          <w:rFonts w:hint="eastAsia"/>
          <w:color w:val="000000" w:themeColor="text1"/>
          <w:sz w:val="28"/>
          <w:szCs w:val="28"/>
        </w:rPr>
        <w:t>将处理后的数据集</w:t>
      </w:r>
      <w:r w:rsidRPr="004742FA">
        <w:rPr>
          <w:rFonts w:hint="eastAsia"/>
          <w:color w:val="000000" w:themeColor="text1"/>
          <w:sz w:val="28"/>
          <w:szCs w:val="28"/>
        </w:rPr>
        <w:t>划分为训练集、验证集和测试集</w:t>
      </w:r>
      <w:bookmarkEnd w:id="2"/>
      <w:r w:rsidRPr="004742FA">
        <w:rPr>
          <w:rFonts w:hint="eastAsia"/>
          <w:color w:val="000000" w:themeColor="text1"/>
          <w:sz w:val="28"/>
          <w:szCs w:val="28"/>
        </w:rPr>
        <w:t>；</w:t>
      </w:r>
    </w:p>
    <w:p w14:paraId="0C553F3A" w14:textId="77777777" w:rsidR="00541645"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2</w:t>
      </w:r>
      <w:r w:rsidRPr="004742FA">
        <w:rPr>
          <w:rFonts w:hint="eastAsia"/>
          <w:color w:val="000000" w:themeColor="text1"/>
          <w:sz w:val="28"/>
          <w:szCs w:val="28"/>
        </w:rPr>
        <w:t>，</w:t>
      </w:r>
      <w:bookmarkStart w:id="3" w:name="_Hlk200446081"/>
      <w:r w:rsidRPr="004742FA">
        <w:rPr>
          <w:rFonts w:hint="eastAsia"/>
          <w:color w:val="000000" w:themeColor="text1"/>
          <w:sz w:val="28"/>
          <w:szCs w:val="28"/>
        </w:rPr>
        <w:t>引入</w:t>
      </w:r>
      <w:r w:rsidRPr="004742FA">
        <w:rPr>
          <w:rFonts w:hint="eastAsia"/>
          <w:color w:val="000000" w:themeColor="text1"/>
          <w:sz w:val="28"/>
          <w:szCs w:val="28"/>
        </w:rPr>
        <w:t>CRConv</w:t>
      </w:r>
      <w:r w:rsidRPr="004742FA">
        <w:rPr>
          <w:rFonts w:hint="eastAsia"/>
          <w:color w:val="000000" w:themeColor="text1"/>
          <w:sz w:val="28"/>
          <w:szCs w:val="28"/>
        </w:rPr>
        <w:t>卷积</w:t>
      </w:r>
      <w:bookmarkEnd w:id="3"/>
      <w:r w:rsidRPr="004742FA">
        <w:rPr>
          <w:rFonts w:hint="eastAsia"/>
          <w:color w:val="000000" w:themeColor="text1"/>
          <w:sz w:val="28"/>
          <w:szCs w:val="28"/>
        </w:rPr>
        <w:t>：</w:t>
      </w:r>
    </w:p>
    <w:p w14:paraId="22232197" w14:textId="421EB575"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w:t>
      </w:r>
      <w:r w:rsidR="005501EB" w:rsidRPr="004742FA">
        <w:rPr>
          <w:rFonts w:hint="eastAsia"/>
          <w:sz w:val="28"/>
          <w:szCs w:val="28"/>
        </w:rPr>
        <w:t>YOLOv8n</w:t>
      </w:r>
      <w:r w:rsidRPr="004742FA">
        <w:rPr>
          <w:rFonts w:hint="eastAsia"/>
          <w:color w:val="000000" w:themeColor="text1"/>
          <w:sz w:val="28"/>
          <w:szCs w:val="28"/>
        </w:rPr>
        <w:t>主干网络中引入改进</w:t>
      </w:r>
      <w:r w:rsidRPr="004742FA">
        <w:rPr>
          <w:rFonts w:hint="eastAsia"/>
          <w:color w:val="000000" w:themeColor="text1"/>
          <w:sz w:val="28"/>
          <w:szCs w:val="28"/>
        </w:rPr>
        <w:t>C2f</w:t>
      </w:r>
      <w:r w:rsidRPr="004742FA">
        <w:rPr>
          <w:rFonts w:hint="eastAsia"/>
          <w:color w:val="000000" w:themeColor="text1"/>
          <w:sz w:val="28"/>
          <w:szCs w:val="28"/>
        </w:rPr>
        <w:t>后的卷积</w:t>
      </w:r>
      <w:r w:rsidR="00CD5D59" w:rsidRPr="004742FA">
        <w:rPr>
          <w:rFonts w:hint="eastAsia"/>
          <w:color w:val="000000" w:themeColor="text1"/>
          <w:sz w:val="28"/>
          <w:szCs w:val="28"/>
        </w:rPr>
        <w:t>，构成改进后的</w:t>
      </w:r>
      <w:r w:rsidR="00CD5D59" w:rsidRPr="004742FA">
        <w:rPr>
          <w:rFonts w:hint="eastAsia"/>
          <w:sz w:val="28"/>
          <w:szCs w:val="28"/>
        </w:rPr>
        <w:t>YOLOv8n</w:t>
      </w:r>
      <w:r w:rsidR="00CD5D59" w:rsidRPr="004742FA">
        <w:rPr>
          <w:rFonts w:hint="eastAsia"/>
          <w:color w:val="000000" w:themeColor="text1"/>
          <w:sz w:val="28"/>
          <w:szCs w:val="28"/>
        </w:rPr>
        <w:t>主干网络，输出张量；</w:t>
      </w:r>
    </w:p>
    <w:p w14:paraId="197FF7C7" w14:textId="77777777" w:rsidR="00541645"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3</w:t>
      </w:r>
      <w:r w:rsidRPr="004742FA">
        <w:rPr>
          <w:rFonts w:hint="eastAsia"/>
          <w:color w:val="000000" w:themeColor="text1"/>
          <w:sz w:val="28"/>
          <w:szCs w:val="28"/>
        </w:rPr>
        <w:t>，引入注意力机制：</w:t>
      </w:r>
    </w:p>
    <w:p w14:paraId="38CC6556" w14:textId="0DFA6C29"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在特征融合网络中引入</w:t>
      </w:r>
      <w:r w:rsidRPr="004742FA">
        <w:rPr>
          <w:rFonts w:hint="eastAsia"/>
          <w:color w:val="000000" w:themeColor="text1"/>
          <w:sz w:val="28"/>
          <w:szCs w:val="28"/>
        </w:rPr>
        <w:t>Triplet Attention</w:t>
      </w:r>
      <w:r w:rsidRPr="004742FA">
        <w:rPr>
          <w:rFonts w:hint="eastAsia"/>
          <w:color w:val="000000" w:themeColor="text1"/>
          <w:sz w:val="28"/>
          <w:szCs w:val="28"/>
        </w:rPr>
        <w:t>注意力；</w:t>
      </w:r>
      <w:r w:rsidR="00CD5D59" w:rsidRPr="004742FA">
        <w:rPr>
          <w:rFonts w:hint="eastAsia"/>
          <w:color w:val="000000" w:themeColor="text1"/>
          <w:sz w:val="28"/>
          <w:szCs w:val="28"/>
        </w:rPr>
        <w:t>对所述张量进行处理，形成综</w:t>
      </w:r>
      <w:r w:rsidR="00CD5D59" w:rsidRPr="004742FA">
        <w:rPr>
          <w:rFonts w:hint="eastAsia"/>
          <w:color w:val="000000" w:themeColor="text1"/>
          <w:sz w:val="28"/>
          <w:szCs w:val="28"/>
        </w:rPr>
        <w:lastRenderedPageBreak/>
        <w:t>合注意力图；</w:t>
      </w:r>
    </w:p>
    <w:p w14:paraId="13F3B7FA" w14:textId="77777777" w:rsidR="00541645"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4</w:t>
      </w:r>
      <w:r w:rsidRPr="004742FA">
        <w:rPr>
          <w:rFonts w:hint="eastAsia"/>
          <w:color w:val="000000" w:themeColor="text1"/>
          <w:sz w:val="28"/>
          <w:szCs w:val="28"/>
        </w:rPr>
        <w:t>，</w:t>
      </w:r>
      <w:bookmarkStart w:id="4" w:name="_Hlk200446153"/>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w:t>
      </w:r>
      <w:bookmarkEnd w:id="4"/>
      <w:r w:rsidRPr="004742FA">
        <w:rPr>
          <w:rFonts w:hint="eastAsia"/>
          <w:color w:val="000000" w:themeColor="text1"/>
          <w:sz w:val="28"/>
          <w:szCs w:val="28"/>
        </w:rPr>
        <w:t>：</w:t>
      </w:r>
    </w:p>
    <w:p w14:paraId="77D69132" w14:textId="20F2EFD8"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检测头对综合注意力图进行动态调整特征映射，整合上下文信息；</w:t>
      </w:r>
    </w:p>
    <w:p w14:paraId="21279A6C" w14:textId="161E1BA2"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5</w:t>
      </w:r>
      <w:r w:rsidRPr="004742FA">
        <w:rPr>
          <w:rFonts w:hint="eastAsia"/>
          <w:color w:val="000000" w:themeColor="text1"/>
          <w:sz w:val="28"/>
          <w:szCs w:val="28"/>
        </w:rPr>
        <w:t>，对</w:t>
      </w:r>
      <w:r w:rsidR="00AE6BD9" w:rsidRPr="004742FA">
        <w:rPr>
          <w:rFonts w:hint="eastAsia"/>
          <w:color w:val="000000" w:themeColor="text1"/>
          <w:sz w:val="28"/>
          <w:szCs w:val="28"/>
        </w:rPr>
        <w:t>上述</w:t>
      </w:r>
      <w:r w:rsidR="005501EB" w:rsidRPr="004742FA">
        <w:rPr>
          <w:rFonts w:hint="eastAsia"/>
          <w:color w:val="000000" w:themeColor="text1"/>
          <w:sz w:val="28"/>
          <w:szCs w:val="28"/>
        </w:rPr>
        <w:t>步骤</w:t>
      </w:r>
      <w:r w:rsidR="00AE6BD9" w:rsidRPr="004742FA">
        <w:rPr>
          <w:rFonts w:hint="eastAsia"/>
          <w:color w:val="000000" w:themeColor="text1"/>
          <w:sz w:val="28"/>
          <w:szCs w:val="28"/>
        </w:rPr>
        <w:t>改进后的</w:t>
      </w:r>
      <w:r w:rsidR="00CD5D59" w:rsidRPr="004742FA">
        <w:rPr>
          <w:rFonts w:hint="eastAsia"/>
          <w:sz w:val="28"/>
          <w:szCs w:val="28"/>
        </w:rPr>
        <w:t>YOLOv8n</w:t>
      </w:r>
      <w:r w:rsidRPr="004742FA">
        <w:rPr>
          <w:rFonts w:hint="eastAsia"/>
          <w:color w:val="000000" w:themeColor="text1"/>
          <w:sz w:val="28"/>
          <w:szCs w:val="28"/>
        </w:rPr>
        <w:t>网络进行优化：增加分辨率更高的小目标检测头；</w:t>
      </w:r>
    </w:p>
    <w:p w14:paraId="2FAE60AF" w14:textId="634E1E8C" w:rsidR="0073000C" w:rsidRPr="004742FA" w:rsidRDefault="00661E3E" w:rsidP="004742FA">
      <w:pPr>
        <w:pStyle w:val="ab"/>
        <w:adjustRightInd w:val="0"/>
        <w:snapToGrid w:val="0"/>
        <w:spacing w:line="360" w:lineRule="auto"/>
        <w:ind w:firstLine="560"/>
      </w:pPr>
      <w:r w:rsidRPr="004742FA">
        <w:rPr>
          <w:rFonts w:hint="eastAsia"/>
          <w:color w:val="000000" w:themeColor="text1"/>
          <w:sz w:val="28"/>
          <w:szCs w:val="28"/>
        </w:rPr>
        <w:t>步骤</w:t>
      </w:r>
      <w:r w:rsidRPr="004742FA">
        <w:rPr>
          <w:rFonts w:hint="eastAsia"/>
          <w:color w:val="000000" w:themeColor="text1"/>
          <w:sz w:val="28"/>
          <w:szCs w:val="28"/>
        </w:rPr>
        <w:t>6</w:t>
      </w:r>
      <w:r w:rsidRPr="004742FA">
        <w:rPr>
          <w:rFonts w:hint="eastAsia"/>
          <w:color w:val="000000" w:themeColor="text1"/>
          <w:sz w:val="28"/>
          <w:szCs w:val="28"/>
        </w:rPr>
        <w:t>，</w:t>
      </w:r>
      <w:bookmarkStart w:id="5" w:name="_Hlk204530735"/>
      <w:bookmarkStart w:id="6" w:name="_Hlk200446263"/>
      <w:r w:rsidR="005501EB" w:rsidRPr="004742FA">
        <w:rPr>
          <w:rFonts w:hint="eastAsia"/>
          <w:color w:val="000000" w:themeColor="text1"/>
          <w:sz w:val="28"/>
          <w:szCs w:val="28"/>
        </w:rPr>
        <w:t>使用步骤</w:t>
      </w:r>
      <w:r w:rsidR="005501EB" w:rsidRPr="004742FA">
        <w:rPr>
          <w:rFonts w:hint="eastAsia"/>
          <w:color w:val="000000" w:themeColor="text1"/>
          <w:sz w:val="28"/>
          <w:szCs w:val="28"/>
        </w:rPr>
        <w:t>1</w:t>
      </w:r>
      <w:r w:rsidR="005501EB" w:rsidRPr="004742FA">
        <w:rPr>
          <w:rFonts w:hint="eastAsia"/>
          <w:color w:val="000000" w:themeColor="text1"/>
          <w:sz w:val="28"/>
          <w:szCs w:val="28"/>
        </w:rPr>
        <w:t>划分的训练集对步骤</w:t>
      </w:r>
      <w:r w:rsidR="005501EB" w:rsidRPr="004742FA">
        <w:rPr>
          <w:rFonts w:hint="eastAsia"/>
          <w:color w:val="000000" w:themeColor="text1"/>
          <w:sz w:val="28"/>
          <w:szCs w:val="28"/>
        </w:rPr>
        <w:t>5</w:t>
      </w:r>
      <w:r w:rsidR="005501EB" w:rsidRPr="004742FA">
        <w:rPr>
          <w:rFonts w:hint="eastAsia"/>
          <w:color w:val="000000" w:themeColor="text1"/>
          <w:sz w:val="28"/>
          <w:szCs w:val="28"/>
        </w:rPr>
        <w:t>中改进后的网络模型进行训练，完成模型优化和参数调整，最终得到适用于航拍视角下小目标检测的高性能检测模型</w:t>
      </w:r>
      <w:bookmarkEnd w:id="5"/>
      <w:bookmarkEnd w:id="6"/>
      <w:r w:rsidR="00CD5D59" w:rsidRPr="004742FA">
        <w:rPr>
          <w:rFonts w:hint="eastAsia"/>
          <w:color w:val="000000" w:themeColor="text1"/>
          <w:sz w:val="28"/>
          <w:szCs w:val="28"/>
        </w:rPr>
        <w:t>，实现</w:t>
      </w:r>
      <w:r w:rsidR="00CD5D59" w:rsidRPr="004742FA">
        <w:rPr>
          <w:rFonts w:hint="eastAsia"/>
          <w:sz w:val="28"/>
          <w:szCs w:val="28"/>
        </w:rPr>
        <w:t>小目标检测。</w:t>
      </w:r>
    </w:p>
    <w:bookmarkEnd w:id="0"/>
    <w:bookmarkEnd w:id="1"/>
    <w:p w14:paraId="6ABC879D"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所述步骤</w:t>
      </w:r>
      <w:r w:rsidRPr="004742FA">
        <w:rPr>
          <w:rFonts w:hint="eastAsia"/>
          <w:color w:val="000000" w:themeColor="text1"/>
          <w:sz w:val="28"/>
          <w:szCs w:val="28"/>
        </w:rPr>
        <w:t>1</w:t>
      </w:r>
      <w:r w:rsidRPr="004742FA">
        <w:rPr>
          <w:rFonts w:hint="eastAsia"/>
          <w:color w:val="000000" w:themeColor="text1"/>
          <w:sz w:val="28"/>
          <w:szCs w:val="28"/>
        </w:rPr>
        <w:t>数据预处理</w:t>
      </w:r>
      <w:r w:rsidRPr="004742FA">
        <w:rPr>
          <w:color w:val="000000" w:themeColor="text1"/>
          <w:sz w:val="28"/>
          <w:szCs w:val="28"/>
        </w:rPr>
        <w:t>的具体过程为：</w:t>
      </w:r>
    </w:p>
    <w:p w14:paraId="5DAB74B7" w14:textId="2DBA9082" w:rsidR="00661E3E" w:rsidRPr="004742FA" w:rsidRDefault="00661E3E"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获取无人机航拍所得到的图像数据集，数据集的格式为</w:t>
      </w:r>
      <w:r w:rsidRPr="004742FA">
        <w:rPr>
          <w:rFonts w:hint="eastAsia"/>
          <w:color w:val="000000" w:themeColor="text1"/>
          <w:sz w:val="28"/>
          <w:szCs w:val="28"/>
        </w:rPr>
        <w:t>YOLO</w:t>
      </w:r>
      <w:r w:rsidRPr="004742FA">
        <w:rPr>
          <w:rFonts w:hint="eastAsia"/>
          <w:color w:val="000000" w:themeColor="text1"/>
          <w:sz w:val="28"/>
          <w:szCs w:val="28"/>
        </w:rPr>
        <w:t>格式</w:t>
      </w:r>
      <w:r w:rsidR="0073000C" w:rsidRPr="004742FA">
        <w:rPr>
          <w:rFonts w:hint="eastAsia"/>
          <w:color w:val="000000" w:themeColor="text1"/>
          <w:sz w:val="28"/>
          <w:szCs w:val="28"/>
        </w:rPr>
        <w:t>；</w:t>
      </w:r>
      <w:r w:rsidRPr="004742FA">
        <w:rPr>
          <w:rFonts w:hint="eastAsia"/>
          <w:color w:val="000000" w:themeColor="text1"/>
          <w:sz w:val="28"/>
          <w:szCs w:val="28"/>
        </w:rPr>
        <w:t>将图像统一调整到设定的尺寸</w:t>
      </w:r>
      <w:r w:rsidRPr="004742FA">
        <w:rPr>
          <w:rFonts w:hint="eastAsia"/>
          <w:color w:val="000000" w:themeColor="text1"/>
          <w:sz w:val="28"/>
          <w:szCs w:val="28"/>
        </w:rPr>
        <w:t>640</w:t>
      </w:r>
      <w:r w:rsidRPr="004742FA">
        <w:rPr>
          <w:rFonts w:hint="eastAsia"/>
          <w:color w:val="000000" w:themeColor="text1"/>
          <w:sz w:val="28"/>
          <w:szCs w:val="28"/>
        </w:rPr>
        <w:t>×</w:t>
      </w:r>
      <w:r w:rsidRPr="004742FA">
        <w:rPr>
          <w:rFonts w:hint="eastAsia"/>
          <w:color w:val="000000" w:themeColor="text1"/>
          <w:sz w:val="28"/>
          <w:szCs w:val="28"/>
        </w:rPr>
        <w:t>640</w:t>
      </w:r>
      <w:r w:rsidRPr="004742FA">
        <w:rPr>
          <w:rFonts w:hint="eastAsia"/>
          <w:color w:val="000000" w:themeColor="text1"/>
          <w:sz w:val="28"/>
          <w:szCs w:val="28"/>
        </w:rPr>
        <w:t>，并将图像转换为张量格式，调整边界框坐标。</w:t>
      </w:r>
    </w:p>
    <w:p w14:paraId="15A972CA"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所述步骤</w:t>
      </w:r>
      <w:r w:rsidRPr="004742FA">
        <w:rPr>
          <w:rFonts w:hint="eastAsia"/>
          <w:color w:val="000000" w:themeColor="text1"/>
          <w:sz w:val="28"/>
          <w:szCs w:val="28"/>
        </w:rPr>
        <w:t>2</w:t>
      </w:r>
      <w:r w:rsidRPr="004742FA">
        <w:rPr>
          <w:rFonts w:hint="eastAsia"/>
          <w:color w:val="000000" w:themeColor="text1"/>
          <w:sz w:val="28"/>
          <w:szCs w:val="28"/>
        </w:rPr>
        <w:t>引入</w:t>
      </w:r>
      <w:r w:rsidRPr="004742FA">
        <w:rPr>
          <w:rFonts w:hint="eastAsia"/>
          <w:color w:val="000000" w:themeColor="text1"/>
          <w:sz w:val="28"/>
          <w:szCs w:val="28"/>
        </w:rPr>
        <w:t>CRConv</w:t>
      </w:r>
      <w:r w:rsidRPr="004742FA">
        <w:rPr>
          <w:rFonts w:hint="eastAsia"/>
          <w:color w:val="000000" w:themeColor="text1"/>
          <w:sz w:val="28"/>
          <w:szCs w:val="28"/>
        </w:rPr>
        <w:t>卷积的具体过程为：</w:t>
      </w:r>
    </w:p>
    <w:p w14:paraId="208BA779" w14:textId="694691BB" w:rsidR="0073000C"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w:t>
      </w:r>
      <w:r w:rsidRPr="004742FA">
        <w:rPr>
          <w:rFonts w:hint="eastAsia"/>
          <w:color w:val="000000" w:themeColor="text1"/>
          <w:sz w:val="28"/>
          <w:szCs w:val="28"/>
        </w:rPr>
        <w:t>YOLOv8n</w:t>
      </w:r>
      <w:r w:rsidRPr="004742FA">
        <w:rPr>
          <w:rFonts w:hint="eastAsia"/>
          <w:color w:val="000000" w:themeColor="text1"/>
          <w:sz w:val="28"/>
          <w:szCs w:val="28"/>
        </w:rPr>
        <w:t>网络中的</w:t>
      </w:r>
      <w:r w:rsidRPr="004742FA">
        <w:rPr>
          <w:rFonts w:hint="eastAsia"/>
          <w:color w:val="000000" w:themeColor="text1"/>
          <w:sz w:val="28"/>
          <w:szCs w:val="28"/>
        </w:rPr>
        <w:t>C2f</w:t>
      </w:r>
      <w:r w:rsidRPr="004742FA">
        <w:rPr>
          <w:rFonts w:hint="eastAsia"/>
          <w:color w:val="000000" w:themeColor="text1"/>
          <w:sz w:val="28"/>
          <w:szCs w:val="28"/>
        </w:rPr>
        <w:t>模块进行改进</w:t>
      </w:r>
      <w:bookmarkStart w:id="7" w:name="_Hlk200528209"/>
      <w:r w:rsidR="0073000C" w:rsidRPr="004742FA">
        <w:rPr>
          <w:rFonts w:hint="eastAsia"/>
          <w:color w:val="000000" w:themeColor="text1"/>
          <w:sz w:val="28"/>
          <w:szCs w:val="28"/>
        </w:rPr>
        <w:t>；</w:t>
      </w:r>
    </w:p>
    <w:p w14:paraId="7929C48D" w14:textId="1B9DE89F" w:rsidR="0073000C" w:rsidRPr="004742FA" w:rsidRDefault="0073000C"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采用感受野注意力卷积</w:t>
      </w:r>
      <w:r w:rsidRPr="004742FA">
        <w:rPr>
          <w:rFonts w:hint="eastAsia"/>
          <w:color w:val="000000" w:themeColor="text1"/>
          <w:sz w:val="28"/>
          <w:szCs w:val="28"/>
        </w:rPr>
        <w:t>RFAConv</w:t>
      </w:r>
      <w:r w:rsidR="00CD5D59" w:rsidRPr="004742FA">
        <w:rPr>
          <w:rFonts w:hint="eastAsia"/>
          <w:color w:val="000000" w:themeColor="text1"/>
          <w:sz w:val="28"/>
          <w:szCs w:val="28"/>
        </w:rPr>
        <w:t>，</w:t>
      </w:r>
      <w:r w:rsidRPr="004742FA">
        <w:rPr>
          <w:rFonts w:hint="eastAsia"/>
          <w:color w:val="000000" w:themeColor="text1"/>
          <w:sz w:val="28"/>
          <w:szCs w:val="28"/>
        </w:rPr>
        <w:t>替换</w:t>
      </w:r>
      <w:r w:rsidRPr="004742FA">
        <w:rPr>
          <w:rFonts w:hint="eastAsia"/>
          <w:color w:val="000000" w:themeColor="text1"/>
          <w:sz w:val="28"/>
          <w:szCs w:val="28"/>
        </w:rPr>
        <w:t>Bottleneck</w:t>
      </w:r>
      <w:r w:rsidRPr="004742FA">
        <w:rPr>
          <w:rFonts w:hint="eastAsia"/>
          <w:color w:val="000000" w:themeColor="text1"/>
          <w:sz w:val="28"/>
          <w:szCs w:val="28"/>
        </w:rPr>
        <w:t>中的第</w:t>
      </w:r>
      <w:r w:rsidRPr="004742FA">
        <w:rPr>
          <w:rFonts w:hint="eastAsia"/>
          <w:color w:val="000000" w:themeColor="text1"/>
          <w:sz w:val="28"/>
          <w:szCs w:val="28"/>
        </w:rPr>
        <w:t>2</w:t>
      </w:r>
      <w:r w:rsidRPr="004742FA">
        <w:rPr>
          <w:rFonts w:hint="eastAsia"/>
          <w:color w:val="000000" w:themeColor="text1"/>
          <w:sz w:val="28"/>
          <w:szCs w:val="28"/>
        </w:rPr>
        <w:t>个</w:t>
      </w:r>
      <w:r w:rsidRPr="004742FA">
        <w:rPr>
          <w:rFonts w:hint="eastAsia"/>
          <w:color w:val="000000" w:themeColor="text1"/>
          <w:sz w:val="28"/>
          <w:szCs w:val="28"/>
        </w:rPr>
        <w:t>Conv</w:t>
      </w:r>
      <w:r w:rsidRPr="004742FA">
        <w:rPr>
          <w:rFonts w:hint="eastAsia"/>
          <w:color w:val="000000" w:themeColor="text1"/>
          <w:sz w:val="28"/>
          <w:szCs w:val="28"/>
        </w:rPr>
        <w:t>卷积，对</w:t>
      </w:r>
      <w:r w:rsidRPr="004742FA">
        <w:rPr>
          <w:rFonts w:hint="eastAsia"/>
          <w:color w:val="000000" w:themeColor="text1"/>
          <w:sz w:val="28"/>
          <w:szCs w:val="28"/>
        </w:rPr>
        <w:t>C2f</w:t>
      </w:r>
      <w:r w:rsidRPr="004742FA">
        <w:rPr>
          <w:rFonts w:hint="eastAsia"/>
          <w:color w:val="000000" w:themeColor="text1"/>
          <w:sz w:val="28"/>
          <w:szCs w:val="28"/>
        </w:rPr>
        <w:t>模块进行改进，构成</w:t>
      </w:r>
      <w:r w:rsidRPr="004742FA">
        <w:rPr>
          <w:rFonts w:hint="eastAsia"/>
          <w:color w:val="000000" w:themeColor="text1"/>
          <w:sz w:val="28"/>
          <w:szCs w:val="28"/>
        </w:rPr>
        <w:t>CRConv</w:t>
      </w:r>
      <w:r w:rsidRPr="004742FA">
        <w:rPr>
          <w:rFonts w:hint="eastAsia"/>
          <w:color w:val="000000" w:themeColor="text1"/>
          <w:sz w:val="28"/>
          <w:szCs w:val="28"/>
        </w:rPr>
        <w:t>模块，强化关键区域，更精准地提取特征，从而减少了小目标的特征损失；</w:t>
      </w:r>
      <w:r w:rsidRPr="004742FA">
        <w:rPr>
          <w:rFonts w:hint="eastAsia"/>
          <w:color w:val="000000" w:themeColor="text1"/>
          <w:sz w:val="28"/>
          <w:szCs w:val="28"/>
        </w:rPr>
        <w:t>RFAConv</w:t>
      </w:r>
      <w:r w:rsidRPr="004742FA">
        <w:rPr>
          <w:rFonts w:hint="eastAsia"/>
          <w:color w:val="000000" w:themeColor="text1"/>
          <w:sz w:val="28"/>
          <w:szCs w:val="28"/>
        </w:rPr>
        <w:t>分为两个分支，输入特征通过</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分支与</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分支提取特征，分别形成注意力图与感受野空间特征</w:t>
      </w:r>
      <w:r w:rsidR="00CD5D59" w:rsidRPr="004742FA">
        <w:rPr>
          <w:rFonts w:hint="eastAsia"/>
          <w:color w:val="000000" w:themeColor="text1"/>
          <w:sz w:val="28"/>
          <w:szCs w:val="28"/>
        </w:rPr>
        <w:t>；</w:t>
      </w:r>
    </w:p>
    <w:p w14:paraId="52665F64" w14:textId="13F1DB87" w:rsidR="0073000C" w:rsidRPr="004742FA" w:rsidRDefault="0073000C"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w:t>
      </w:r>
      <w:r w:rsidR="005501EB" w:rsidRPr="004742FA">
        <w:rPr>
          <w:rFonts w:hint="eastAsia"/>
          <w:color w:val="000000" w:themeColor="text1"/>
          <w:sz w:val="28"/>
          <w:szCs w:val="28"/>
        </w:rPr>
        <w:t>步骤</w:t>
      </w:r>
      <w:r w:rsidR="005501EB" w:rsidRPr="004742FA">
        <w:rPr>
          <w:rFonts w:hint="eastAsia"/>
          <w:color w:val="000000" w:themeColor="text1"/>
          <w:sz w:val="28"/>
          <w:szCs w:val="28"/>
        </w:rPr>
        <w:t>1</w:t>
      </w:r>
      <w:r w:rsidR="005501EB" w:rsidRPr="004742FA">
        <w:rPr>
          <w:rFonts w:hint="eastAsia"/>
          <w:color w:val="000000" w:themeColor="text1"/>
          <w:sz w:val="28"/>
          <w:szCs w:val="28"/>
        </w:rPr>
        <w:t>中转化为张量格式的</w:t>
      </w:r>
      <w:r w:rsidRPr="004742FA">
        <w:rPr>
          <w:rFonts w:hint="eastAsia"/>
          <w:color w:val="000000" w:themeColor="text1"/>
          <w:sz w:val="28"/>
          <w:szCs w:val="28"/>
        </w:rPr>
        <w:t>输入特征进行平均池化操作，获取全局信息；对平均池化后的特征信息进行</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的分组卷积操作，对</w:t>
      </w:r>
      <w:r w:rsidR="00F61464" w:rsidRPr="004742FA">
        <w:rPr>
          <w:rFonts w:hint="eastAsia"/>
          <w:color w:val="000000" w:themeColor="text1"/>
          <w:sz w:val="28"/>
          <w:szCs w:val="28"/>
        </w:rPr>
        <w:t>1</w:t>
      </w:r>
      <w:r w:rsidR="00F61464" w:rsidRPr="004742FA">
        <w:rPr>
          <w:rFonts w:hint="eastAsia"/>
          <w:color w:val="000000" w:themeColor="text1"/>
          <w:sz w:val="28"/>
          <w:szCs w:val="28"/>
        </w:rPr>
        <w:t>×</w:t>
      </w:r>
      <w:r w:rsidR="00F61464" w:rsidRPr="004742FA">
        <w:rPr>
          <w:rFonts w:hint="eastAsia"/>
          <w:color w:val="000000" w:themeColor="text1"/>
          <w:sz w:val="28"/>
          <w:szCs w:val="28"/>
        </w:rPr>
        <w:t>1</w:t>
      </w:r>
      <w:r w:rsidR="005501EB" w:rsidRPr="004742FA">
        <w:rPr>
          <w:rFonts w:hint="eastAsia"/>
          <w:color w:val="000000" w:themeColor="text1"/>
          <w:sz w:val="28"/>
          <w:szCs w:val="28"/>
        </w:rPr>
        <w:t>分组卷积后的</w:t>
      </w:r>
      <w:r w:rsidRPr="004742FA">
        <w:rPr>
          <w:rFonts w:hint="eastAsia"/>
          <w:color w:val="000000" w:themeColor="text1"/>
          <w:sz w:val="28"/>
          <w:szCs w:val="28"/>
        </w:rPr>
        <w:t>特征进行线性组合；对</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分组卷积后的特征信息进行</w:t>
      </w:r>
      <w:r w:rsidRPr="004742FA">
        <w:rPr>
          <w:rFonts w:hint="eastAsia"/>
          <w:color w:val="000000" w:themeColor="text1"/>
          <w:sz w:val="28"/>
          <w:szCs w:val="28"/>
        </w:rPr>
        <w:t>softmax</w:t>
      </w:r>
      <w:r w:rsidRPr="004742FA">
        <w:rPr>
          <w:rFonts w:hint="eastAsia"/>
          <w:color w:val="000000" w:themeColor="text1"/>
          <w:sz w:val="28"/>
          <w:szCs w:val="28"/>
        </w:rPr>
        <w:t>操作，生成每个感受野的注意力图；</w:t>
      </w:r>
    </w:p>
    <w:p w14:paraId="3C665712" w14:textId="407F939F" w:rsidR="0073000C" w:rsidRPr="004742FA" w:rsidRDefault="0073000C"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w:t>
      </w:r>
      <w:r w:rsidR="005501EB" w:rsidRPr="004742FA">
        <w:rPr>
          <w:rFonts w:hint="eastAsia"/>
          <w:color w:val="000000" w:themeColor="text1"/>
          <w:sz w:val="28"/>
          <w:szCs w:val="28"/>
        </w:rPr>
        <w:t>步骤</w:t>
      </w:r>
      <w:r w:rsidR="005501EB" w:rsidRPr="004742FA">
        <w:rPr>
          <w:rFonts w:hint="eastAsia"/>
          <w:color w:val="000000" w:themeColor="text1"/>
          <w:sz w:val="28"/>
          <w:szCs w:val="28"/>
        </w:rPr>
        <w:t>1</w:t>
      </w:r>
      <w:r w:rsidR="005501EB" w:rsidRPr="004742FA">
        <w:rPr>
          <w:rFonts w:hint="eastAsia"/>
          <w:color w:val="000000" w:themeColor="text1"/>
          <w:sz w:val="28"/>
          <w:szCs w:val="28"/>
        </w:rPr>
        <w:t>中转化为张量格式的</w:t>
      </w:r>
      <w:r w:rsidRPr="004742FA">
        <w:rPr>
          <w:rFonts w:hint="eastAsia"/>
          <w:color w:val="000000" w:themeColor="text1"/>
          <w:sz w:val="28"/>
          <w:szCs w:val="28"/>
        </w:rPr>
        <w:t>输入特征进行</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的分组卷积操作，将特征通道到分为三组，每组分别卷积，得到通道数增加的感受野空间特征图；</w:t>
      </w:r>
    </w:p>
    <w:p w14:paraId="3D271BEA" w14:textId="6BF8510B" w:rsidR="0073000C" w:rsidRPr="004742FA" w:rsidRDefault="0073000C"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将得到的注意力图和感受野空间特征图进行加权，抑制不重要的特征，加权后的特征图调整形状</w:t>
      </w:r>
      <w:r w:rsidR="00541645" w:rsidRPr="004742FA">
        <w:rPr>
          <w:rFonts w:hint="eastAsia"/>
          <w:color w:val="000000" w:themeColor="text1"/>
          <w:sz w:val="28"/>
          <w:szCs w:val="28"/>
        </w:rPr>
        <w:t>，形成张量</w:t>
      </w:r>
      <w:r w:rsidR="00541645" w:rsidRPr="004742FA">
        <w:rPr>
          <w:color w:val="000000" w:themeColor="text1"/>
          <w:position w:val="-6"/>
          <w:sz w:val="28"/>
          <w:szCs w:val="28"/>
        </w:rPr>
        <w:object w:dxaOrig="200" w:dyaOrig="220" w14:anchorId="1A9BF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8" o:title=""/>
          </v:shape>
          <o:OLEObject Type="Embed" ProgID="Equation.DSMT4" ShapeID="_x0000_i1025" DrawAspect="Content" ObjectID="_1815398679" r:id="rId9"/>
        </w:object>
      </w:r>
      <w:r w:rsidR="00541645" w:rsidRPr="004742FA">
        <w:rPr>
          <w:rFonts w:hint="eastAsia"/>
          <w:color w:val="000000" w:themeColor="text1"/>
          <w:sz w:val="28"/>
          <w:szCs w:val="28"/>
        </w:rPr>
        <w:t>，</w:t>
      </w:r>
      <w:r w:rsidRPr="004742FA">
        <w:rPr>
          <w:rFonts w:hint="eastAsia"/>
          <w:color w:val="000000" w:themeColor="text1"/>
          <w:sz w:val="28"/>
          <w:szCs w:val="28"/>
        </w:rPr>
        <w:t>以便下一步的卷积操作</w:t>
      </w:r>
      <w:r w:rsidR="00541645" w:rsidRPr="004742FA">
        <w:rPr>
          <w:rFonts w:hint="eastAsia"/>
          <w:color w:val="000000" w:themeColor="text1"/>
          <w:sz w:val="28"/>
          <w:szCs w:val="28"/>
        </w:rPr>
        <w:t>。</w:t>
      </w:r>
    </w:p>
    <w:p w14:paraId="2066B9B3" w14:textId="266938AD" w:rsidR="0073000C" w:rsidRPr="004742FA" w:rsidRDefault="0073000C"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使用了</w:t>
      </w:r>
      <w:r w:rsidRPr="004742FA">
        <w:rPr>
          <w:rFonts w:hint="eastAsia"/>
          <w:color w:val="000000" w:themeColor="text1"/>
          <w:sz w:val="28"/>
          <w:szCs w:val="28"/>
        </w:rPr>
        <w:t>RFAConv</w:t>
      </w:r>
      <w:r w:rsidRPr="004742FA">
        <w:rPr>
          <w:rFonts w:hint="eastAsia"/>
          <w:color w:val="000000" w:themeColor="text1"/>
          <w:sz w:val="28"/>
          <w:szCs w:val="28"/>
        </w:rPr>
        <w:t>替换</w:t>
      </w:r>
      <w:r w:rsidRPr="004742FA">
        <w:rPr>
          <w:rFonts w:hint="eastAsia"/>
          <w:color w:val="000000" w:themeColor="text1"/>
          <w:sz w:val="28"/>
          <w:szCs w:val="28"/>
        </w:rPr>
        <w:t>Bottleneck</w:t>
      </w:r>
      <w:r w:rsidRPr="004742FA">
        <w:rPr>
          <w:rFonts w:hint="eastAsia"/>
          <w:color w:val="000000" w:themeColor="text1"/>
          <w:sz w:val="28"/>
          <w:szCs w:val="28"/>
        </w:rPr>
        <w:t>中的第</w:t>
      </w:r>
      <w:r w:rsidRPr="004742FA">
        <w:rPr>
          <w:rFonts w:hint="eastAsia"/>
          <w:color w:val="000000" w:themeColor="text1"/>
          <w:sz w:val="28"/>
          <w:szCs w:val="28"/>
        </w:rPr>
        <w:t>2</w:t>
      </w:r>
      <w:r w:rsidRPr="004742FA">
        <w:rPr>
          <w:rFonts w:hint="eastAsia"/>
          <w:color w:val="000000" w:themeColor="text1"/>
          <w:sz w:val="28"/>
          <w:szCs w:val="28"/>
        </w:rPr>
        <w:t>个</w:t>
      </w:r>
      <w:r w:rsidRPr="004742FA">
        <w:rPr>
          <w:rFonts w:hint="eastAsia"/>
          <w:color w:val="000000" w:themeColor="text1"/>
          <w:sz w:val="28"/>
          <w:szCs w:val="28"/>
        </w:rPr>
        <w:t>Conv</w:t>
      </w:r>
      <w:r w:rsidRPr="004742FA">
        <w:rPr>
          <w:rFonts w:hint="eastAsia"/>
          <w:color w:val="000000" w:themeColor="text1"/>
          <w:sz w:val="28"/>
          <w:szCs w:val="28"/>
        </w:rPr>
        <w:t>卷积得到</w:t>
      </w:r>
      <w:r w:rsidRPr="004742FA">
        <w:rPr>
          <w:rFonts w:hint="eastAsia"/>
          <w:color w:val="000000" w:themeColor="text1"/>
          <w:sz w:val="28"/>
          <w:szCs w:val="28"/>
        </w:rPr>
        <w:t>CRConv</w:t>
      </w:r>
      <w:r w:rsidRPr="004742FA">
        <w:rPr>
          <w:rFonts w:hint="eastAsia"/>
          <w:color w:val="000000" w:themeColor="text1"/>
          <w:sz w:val="28"/>
          <w:szCs w:val="28"/>
        </w:rPr>
        <w:t>，替换特征提取网络中的</w:t>
      </w:r>
      <w:r w:rsidRPr="004742FA">
        <w:rPr>
          <w:rFonts w:hint="eastAsia"/>
          <w:color w:val="000000" w:themeColor="text1"/>
          <w:sz w:val="28"/>
          <w:szCs w:val="28"/>
        </w:rPr>
        <w:t>C2f</w:t>
      </w:r>
      <w:r w:rsidRPr="004742FA">
        <w:rPr>
          <w:rFonts w:hint="eastAsia"/>
          <w:color w:val="000000" w:themeColor="text1"/>
          <w:sz w:val="28"/>
          <w:szCs w:val="28"/>
        </w:rPr>
        <w:t>。</w:t>
      </w:r>
      <w:r w:rsidR="00F61464" w:rsidRPr="004742FA">
        <w:rPr>
          <w:rFonts w:hint="eastAsia"/>
          <w:color w:val="000000" w:themeColor="text1"/>
          <w:sz w:val="28"/>
          <w:szCs w:val="28"/>
        </w:rPr>
        <w:t>通过这种改进增强了</w:t>
      </w:r>
      <w:r w:rsidR="00F61464" w:rsidRPr="004742FA">
        <w:rPr>
          <w:rFonts w:hint="eastAsia"/>
          <w:color w:val="000000" w:themeColor="text1"/>
          <w:sz w:val="28"/>
          <w:szCs w:val="28"/>
        </w:rPr>
        <w:t>Bottleneck</w:t>
      </w:r>
      <w:r w:rsidR="00F61464" w:rsidRPr="004742FA">
        <w:rPr>
          <w:rFonts w:hint="eastAsia"/>
          <w:color w:val="000000" w:themeColor="text1"/>
          <w:sz w:val="28"/>
          <w:szCs w:val="28"/>
        </w:rPr>
        <w:t>的表达力和选择性，让</w:t>
      </w:r>
      <w:r w:rsidR="00F61464" w:rsidRPr="004742FA">
        <w:rPr>
          <w:rFonts w:hint="eastAsia"/>
          <w:color w:val="000000" w:themeColor="text1"/>
          <w:sz w:val="28"/>
          <w:szCs w:val="28"/>
        </w:rPr>
        <w:t>C2f</w:t>
      </w:r>
      <w:r w:rsidR="00F61464" w:rsidRPr="004742FA">
        <w:rPr>
          <w:rFonts w:hint="eastAsia"/>
          <w:color w:val="000000" w:themeColor="text1"/>
          <w:sz w:val="28"/>
          <w:szCs w:val="28"/>
        </w:rPr>
        <w:t>输出的特征更精准、更有全局感知能力，最终有助于检测小目标、复杂结构或难分辨区域。</w:t>
      </w:r>
    </w:p>
    <w:bookmarkEnd w:id="7"/>
    <w:p w14:paraId="5883DBB5" w14:textId="1FEECBC4"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所述步骤</w:t>
      </w:r>
      <w:r w:rsidRPr="004742FA">
        <w:rPr>
          <w:color w:val="000000" w:themeColor="text1"/>
          <w:sz w:val="28"/>
          <w:szCs w:val="28"/>
        </w:rPr>
        <w:t>3</w:t>
      </w:r>
      <w:r w:rsidRPr="004742FA">
        <w:rPr>
          <w:rFonts w:hint="eastAsia"/>
          <w:color w:val="000000" w:themeColor="text1"/>
          <w:sz w:val="28"/>
          <w:szCs w:val="28"/>
        </w:rPr>
        <w:t>引入注意力机制</w:t>
      </w:r>
      <w:r w:rsidRPr="004742FA">
        <w:rPr>
          <w:color w:val="000000" w:themeColor="text1"/>
          <w:sz w:val="28"/>
          <w:szCs w:val="28"/>
        </w:rPr>
        <w:t>的具体过程为：</w:t>
      </w:r>
    </w:p>
    <w:p w14:paraId="55908871" w14:textId="1F0B79C6"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引入</w:t>
      </w:r>
      <w:r w:rsidRPr="004742FA">
        <w:rPr>
          <w:rFonts w:hint="eastAsia"/>
          <w:color w:val="000000" w:themeColor="text1"/>
          <w:sz w:val="28"/>
          <w:szCs w:val="28"/>
        </w:rPr>
        <w:t>Triplet Attention</w:t>
      </w:r>
      <w:r w:rsidR="00CD5D59" w:rsidRPr="004742FA">
        <w:rPr>
          <w:rFonts w:hint="eastAsia"/>
          <w:color w:val="000000" w:themeColor="text1"/>
          <w:sz w:val="28"/>
          <w:szCs w:val="28"/>
        </w:rPr>
        <w:t>注意力模块</w:t>
      </w:r>
      <w:r w:rsidRPr="004742FA">
        <w:rPr>
          <w:rFonts w:hint="eastAsia"/>
          <w:color w:val="000000" w:themeColor="text1"/>
          <w:sz w:val="28"/>
          <w:szCs w:val="28"/>
        </w:rPr>
        <w:t>，这是一种通过使用三分支结构捕捉交叉维度交互来计算注意权重的新方法。该注意力模块通过引入三个分支来分别捕获输入张量的</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和</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维数之间的依赖关系，捕获了空间维和输入张量的通道维之间的相互作用</w:t>
      </w:r>
      <w:r w:rsidR="00CD5D59" w:rsidRPr="004742FA">
        <w:rPr>
          <w:rFonts w:hint="eastAsia"/>
          <w:color w:val="000000" w:themeColor="text1"/>
          <w:sz w:val="28"/>
          <w:szCs w:val="28"/>
        </w:rPr>
        <w:t>；</w:t>
      </w:r>
    </w:p>
    <w:p w14:paraId="24CF4127" w14:textId="164B565B"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在每个分支中，</w:t>
      </w:r>
      <w:r w:rsidR="00F61464" w:rsidRPr="004742FA">
        <w:rPr>
          <w:rFonts w:hint="eastAsia"/>
          <w:color w:val="000000" w:themeColor="text1"/>
          <w:sz w:val="28"/>
          <w:szCs w:val="28"/>
        </w:rPr>
        <w:t>针对步骤</w:t>
      </w:r>
      <w:r w:rsidR="00F61464" w:rsidRPr="004742FA">
        <w:rPr>
          <w:rFonts w:hint="eastAsia"/>
          <w:color w:val="000000" w:themeColor="text1"/>
          <w:sz w:val="28"/>
          <w:szCs w:val="28"/>
        </w:rPr>
        <w:t>2</w:t>
      </w:r>
      <w:r w:rsidR="00F61464" w:rsidRPr="004742FA">
        <w:rPr>
          <w:rFonts w:hint="eastAsia"/>
          <w:color w:val="000000" w:themeColor="text1"/>
          <w:sz w:val="28"/>
          <w:szCs w:val="28"/>
        </w:rPr>
        <w:t>中改进后的主干网络所输出的张量</w:t>
      </w:r>
      <w:r w:rsidR="00CD5D59" w:rsidRPr="004742FA">
        <w:rPr>
          <w:color w:val="000000" w:themeColor="text1"/>
          <w:position w:val="-6"/>
          <w:sz w:val="28"/>
          <w:szCs w:val="28"/>
        </w:rPr>
        <w:object w:dxaOrig="200" w:dyaOrig="220" w14:anchorId="36298DFC">
          <v:shape id="_x0000_i1026" type="#_x0000_t75" style="width:12pt;height:12pt" o:ole="">
            <v:imagedata r:id="rId8" o:title=""/>
          </v:shape>
          <o:OLEObject Type="Embed" ProgID="Equation.DSMT4" ShapeID="_x0000_i1026" DrawAspect="Content" ObjectID="_1815398680" r:id="rId10"/>
        </w:object>
      </w:r>
      <w:r w:rsidR="00F61464" w:rsidRPr="004742FA">
        <w:rPr>
          <w:rFonts w:hint="eastAsia"/>
          <w:color w:val="000000" w:themeColor="text1"/>
          <w:sz w:val="28"/>
          <w:szCs w:val="28"/>
        </w:rPr>
        <w:t>，作为特征融合网络的</w:t>
      </w:r>
      <w:r w:rsidRPr="004742FA">
        <w:rPr>
          <w:rFonts w:hint="eastAsia"/>
          <w:color w:val="000000" w:themeColor="text1"/>
          <w:sz w:val="28"/>
          <w:szCs w:val="28"/>
        </w:rPr>
        <w:t>输入张量进行处理，输入张量经过旋转、</w:t>
      </w:r>
      <w:r w:rsidRPr="004742FA">
        <w:rPr>
          <w:color w:val="000000" w:themeColor="text1"/>
          <w:sz w:val="28"/>
          <w:szCs w:val="28"/>
        </w:rPr>
        <w:t>Z‑pool</w:t>
      </w:r>
      <w:r w:rsidRPr="004742FA">
        <w:rPr>
          <w:rFonts w:hint="eastAsia"/>
          <w:color w:val="000000" w:themeColor="text1"/>
          <w:sz w:val="28"/>
          <w:szCs w:val="28"/>
        </w:rPr>
        <w:t>卷积进行合并特征、批归一化和</w:t>
      </w:r>
      <w:r w:rsidRPr="004742FA">
        <w:rPr>
          <w:rFonts w:hint="eastAsia"/>
          <w:color w:val="000000" w:themeColor="text1"/>
          <w:sz w:val="28"/>
          <w:szCs w:val="28"/>
        </w:rPr>
        <w:t>Sigmoid</w:t>
      </w:r>
      <w:r w:rsidRPr="004742FA">
        <w:rPr>
          <w:rFonts w:hint="eastAsia"/>
          <w:color w:val="000000" w:themeColor="text1"/>
          <w:sz w:val="28"/>
          <w:szCs w:val="28"/>
        </w:rPr>
        <w:t>激活函数后生成注意力权重，从而得到不同维度间的交互结果，最后将三条分支的处理结果求和并取平均值，形成综合注意力图。</w:t>
      </w:r>
    </w:p>
    <w:p w14:paraId="3E033070" w14:textId="742844DA" w:rsidR="00661E3E" w:rsidRPr="004742FA" w:rsidRDefault="00661E3E" w:rsidP="004742FA">
      <w:pPr>
        <w:adjustRightInd w:val="0"/>
        <w:snapToGrid w:val="0"/>
        <w:spacing w:line="360" w:lineRule="auto"/>
        <w:ind w:firstLineChars="150" w:firstLine="420"/>
        <w:rPr>
          <w:color w:val="000000" w:themeColor="text1"/>
          <w:sz w:val="28"/>
          <w:szCs w:val="28"/>
        </w:rPr>
      </w:pPr>
      <w:r w:rsidRPr="004742FA">
        <w:rPr>
          <w:rFonts w:hint="eastAsia"/>
          <w:color w:val="000000" w:themeColor="text1"/>
          <w:sz w:val="28"/>
          <w:szCs w:val="28"/>
        </w:rPr>
        <w:t>在第一个分支中，</w:t>
      </w:r>
      <w:r w:rsidRPr="004742FA">
        <w:rPr>
          <w:rFonts w:hint="eastAsia"/>
          <w:color w:val="000000" w:themeColor="text1"/>
          <w:sz w:val="28"/>
          <w:szCs w:val="28"/>
        </w:rPr>
        <w:t>Triplet Attention</w:t>
      </w:r>
      <w:r w:rsidRPr="004742FA">
        <w:rPr>
          <w:rFonts w:hint="eastAsia"/>
          <w:color w:val="000000" w:themeColor="text1"/>
          <w:sz w:val="28"/>
          <w:szCs w:val="28"/>
        </w:rPr>
        <w:t>模块建立了通道维度</w:t>
      </w:r>
      <w:r w:rsidRPr="004742FA">
        <w:rPr>
          <w:rFonts w:hint="eastAsia"/>
          <w:color w:val="000000" w:themeColor="text1"/>
          <w:sz w:val="28"/>
          <w:szCs w:val="28"/>
        </w:rPr>
        <w:t>C</w:t>
      </w:r>
      <w:r w:rsidRPr="004742FA">
        <w:rPr>
          <w:rFonts w:hint="eastAsia"/>
          <w:color w:val="000000" w:themeColor="text1"/>
          <w:sz w:val="28"/>
          <w:szCs w:val="28"/>
        </w:rPr>
        <w:t>和空间维度高度</w:t>
      </w:r>
      <w:r w:rsidRPr="004742FA">
        <w:rPr>
          <w:rFonts w:hint="eastAsia"/>
          <w:color w:val="000000" w:themeColor="text1"/>
          <w:sz w:val="28"/>
          <w:szCs w:val="28"/>
        </w:rPr>
        <w:t>H</w:t>
      </w:r>
      <w:r w:rsidRPr="004742FA">
        <w:rPr>
          <w:rFonts w:hint="eastAsia"/>
          <w:color w:val="000000" w:themeColor="text1"/>
          <w:sz w:val="28"/>
          <w:szCs w:val="28"/>
        </w:rPr>
        <w:t>之间的相互作用</w:t>
      </w:r>
      <w:r w:rsidR="00CB5A80" w:rsidRPr="004742FA">
        <w:rPr>
          <w:rFonts w:hint="eastAsia"/>
          <w:color w:val="000000" w:themeColor="text1"/>
          <w:sz w:val="28"/>
          <w:szCs w:val="28"/>
        </w:rPr>
        <w:t>，</w:t>
      </w:r>
      <w:bookmarkStart w:id="8" w:name="OLE_LINK2"/>
      <w:r w:rsidRPr="004742FA">
        <w:rPr>
          <w:rFonts w:hint="eastAsia"/>
          <w:color w:val="000000" w:themeColor="text1"/>
          <w:sz w:val="28"/>
          <w:szCs w:val="28"/>
        </w:rPr>
        <w:t>输入张量</w:t>
      </w:r>
      <w:r w:rsidRPr="004742FA">
        <w:rPr>
          <w:color w:val="000000" w:themeColor="text1"/>
          <w:position w:val="-6"/>
          <w:sz w:val="28"/>
          <w:szCs w:val="28"/>
        </w:rPr>
        <w:object w:dxaOrig="200" w:dyaOrig="220" w14:anchorId="413204E8">
          <v:shape id="_x0000_i1027" type="#_x0000_t75" style="width:12pt;height:12pt" o:ole="">
            <v:imagedata r:id="rId8" o:title=""/>
          </v:shape>
          <o:OLEObject Type="Embed" ProgID="Equation.DSMT4" ShapeID="_x0000_i1027" DrawAspect="Content" ObjectID="_1815398681" r:id="rId11"/>
        </w:object>
      </w:r>
      <w:r w:rsidRPr="004742FA">
        <w:rPr>
          <w:rFonts w:hint="eastAsia"/>
          <w:color w:val="000000" w:themeColor="text1"/>
          <w:sz w:val="28"/>
          <w:szCs w:val="28"/>
        </w:rPr>
        <w:t>沿</w:t>
      </w:r>
      <w:r w:rsidRPr="004742FA">
        <w:rPr>
          <w:rFonts w:hint="eastAsia"/>
          <w:color w:val="000000" w:themeColor="text1"/>
          <w:sz w:val="28"/>
          <w:szCs w:val="28"/>
        </w:rPr>
        <w:t>H</w:t>
      </w:r>
      <w:r w:rsidRPr="004742FA">
        <w:rPr>
          <w:rFonts w:hint="eastAsia"/>
          <w:color w:val="000000" w:themeColor="text1"/>
          <w:sz w:val="28"/>
          <w:szCs w:val="28"/>
        </w:rPr>
        <w:t>轴逆时针旋转</w:t>
      </w:r>
      <w:r w:rsidRPr="004742FA">
        <w:rPr>
          <w:rFonts w:hint="eastAsia"/>
          <w:color w:val="000000" w:themeColor="text1"/>
          <w:sz w:val="28"/>
          <w:szCs w:val="28"/>
        </w:rPr>
        <w:t>90</w:t>
      </w:r>
      <w:r w:rsidRPr="004742FA">
        <w:rPr>
          <w:rFonts w:hint="eastAsia"/>
          <w:color w:val="000000" w:themeColor="text1"/>
          <w:sz w:val="28"/>
          <w:szCs w:val="28"/>
        </w:rPr>
        <w:t>°得到</w:t>
      </w:r>
      <w:r w:rsidRPr="004742FA">
        <w:rPr>
          <w:rFonts w:hint="eastAsia"/>
          <w:position w:val="-12"/>
        </w:rPr>
        <w:object w:dxaOrig="240" w:dyaOrig="360" w14:anchorId="36F2FE91">
          <v:shape id="_x0000_i1028" type="#_x0000_t75" style="width:12pt;height:18pt" o:ole="">
            <v:imagedata r:id="rId12" o:title=""/>
          </v:shape>
          <o:OLEObject Type="Embed" ProgID="Equation.DSMT4" ShapeID="_x0000_i1028" DrawAspect="Content" ObjectID="_1815398682" r:id="rId13"/>
        </w:object>
      </w:r>
      <w:r w:rsidRPr="004742FA">
        <w:rPr>
          <w:rFonts w:hint="eastAsia"/>
          <w:color w:val="000000" w:themeColor="text1"/>
          <w:sz w:val="28"/>
          <w:szCs w:val="28"/>
        </w:rPr>
        <w:t>，又通过</w:t>
      </w:r>
      <w:r w:rsidRPr="004742FA">
        <w:rPr>
          <w:rFonts w:hint="eastAsia"/>
          <w:color w:val="000000" w:themeColor="text1"/>
          <w:sz w:val="28"/>
          <w:szCs w:val="28"/>
        </w:rPr>
        <w:t>Z-pool</w:t>
      </w:r>
      <w:r w:rsidRPr="004742FA">
        <w:rPr>
          <w:rFonts w:hint="eastAsia"/>
          <w:color w:val="000000" w:themeColor="text1"/>
          <w:sz w:val="28"/>
          <w:szCs w:val="28"/>
        </w:rPr>
        <w:t>变为</w:t>
      </w:r>
      <w:r w:rsidRPr="004742FA">
        <w:rPr>
          <w:color w:val="000000" w:themeColor="text1"/>
          <w:position w:val="-12"/>
          <w:sz w:val="28"/>
          <w:szCs w:val="28"/>
        </w:rPr>
        <w:object w:dxaOrig="260" w:dyaOrig="380" w14:anchorId="231CC2B1">
          <v:shape id="_x0000_i1029" type="#_x0000_t75" style="width:12pt;height:18pt" o:ole="">
            <v:imagedata r:id="rId14" o:title=""/>
          </v:shape>
          <o:OLEObject Type="Embed" ProgID="Equation.DSMT4" ShapeID="_x0000_i1029" DrawAspect="Content" ObjectID="_1815398683" r:id="rId15"/>
        </w:object>
      </w:r>
      <w:r w:rsidR="00CB5A80" w:rsidRPr="004742FA">
        <w:rPr>
          <w:rFonts w:hint="eastAsia"/>
          <w:color w:val="000000" w:themeColor="text1"/>
          <w:sz w:val="28"/>
          <w:szCs w:val="28"/>
        </w:rPr>
        <w:t>，</w:t>
      </w:r>
      <w:r w:rsidRPr="004742FA">
        <w:rPr>
          <w:rFonts w:hint="eastAsia"/>
          <w:color w:val="000000" w:themeColor="text1"/>
          <w:sz w:val="28"/>
          <w:szCs w:val="28"/>
        </w:rPr>
        <w:t>Z-pool</w:t>
      </w:r>
      <w:r w:rsidRPr="004742FA">
        <w:rPr>
          <w:rFonts w:hint="eastAsia"/>
          <w:color w:val="000000" w:themeColor="text1"/>
          <w:sz w:val="28"/>
          <w:szCs w:val="28"/>
        </w:rPr>
        <w:t>层将张量维度</w:t>
      </w:r>
      <w:r w:rsidR="00044A33" w:rsidRPr="004742FA">
        <w:rPr>
          <w:rFonts w:hint="eastAsia"/>
          <w:color w:val="000000" w:themeColor="text1"/>
          <w:sz w:val="28"/>
          <w:szCs w:val="28"/>
        </w:rPr>
        <w:t>W</w:t>
      </w:r>
      <w:r w:rsidRPr="004742FA">
        <w:rPr>
          <w:rFonts w:hint="eastAsia"/>
          <w:color w:val="000000" w:themeColor="text1"/>
          <w:sz w:val="28"/>
          <w:szCs w:val="28"/>
        </w:rPr>
        <w:t>减少为</w:t>
      </w:r>
      <w:r w:rsidRPr="004742FA">
        <w:rPr>
          <w:rFonts w:hint="eastAsia"/>
          <w:color w:val="000000" w:themeColor="text1"/>
          <w:sz w:val="28"/>
          <w:szCs w:val="28"/>
        </w:rPr>
        <w:t>2</w:t>
      </w:r>
      <w:r w:rsidRPr="004742FA">
        <w:rPr>
          <w:rFonts w:hint="eastAsia"/>
          <w:color w:val="000000" w:themeColor="text1"/>
          <w:sz w:val="28"/>
          <w:szCs w:val="28"/>
        </w:rPr>
        <w:t>，以获得通过张量的平均合并和最大合并特征</w:t>
      </w:r>
      <w:r w:rsidR="00CB5A80" w:rsidRPr="004742FA">
        <w:rPr>
          <w:rFonts w:hint="eastAsia"/>
          <w:color w:val="000000" w:themeColor="text1"/>
          <w:sz w:val="28"/>
          <w:szCs w:val="28"/>
        </w:rPr>
        <w:t>；</w:t>
      </w:r>
      <w:r w:rsidRPr="004742FA">
        <w:rPr>
          <w:rFonts w:hint="eastAsia"/>
          <w:color w:val="000000" w:themeColor="text1"/>
          <w:sz w:val="28"/>
          <w:szCs w:val="28"/>
        </w:rPr>
        <w:t>具体计算公式如下：</w:t>
      </w:r>
      <w:bookmarkEnd w:id="8"/>
    </w:p>
    <w:p w14:paraId="1B66062A" w14:textId="77777777" w:rsidR="00661E3E" w:rsidRPr="004742FA" w:rsidRDefault="00661E3E"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16"/>
          <w:sz w:val="28"/>
          <w:szCs w:val="28"/>
        </w:rPr>
        <w:object w:dxaOrig="4620" w:dyaOrig="440" w14:anchorId="2165B4C1">
          <v:shape id="_x0000_i1030" type="#_x0000_t75" style="width:234pt;height:24pt" o:ole="">
            <v:imagedata r:id="rId16" o:title=""/>
          </v:shape>
          <o:OLEObject Type="Embed" ProgID="Equation.DSMT4" ShapeID="_x0000_i1030" DrawAspect="Content" ObjectID="_1815398684" r:id="rId17"/>
        </w:object>
      </w:r>
    </w:p>
    <w:p w14:paraId="34074C0E" w14:textId="4ED09AB3"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279" w:dyaOrig="360" w14:anchorId="55D40948">
          <v:shape id="_x0000_i1031" type="#_x0000_t75" style="width:12pt;height:18pt" o:ole="">
            <v:imagedata r:id="rId18" o:title=""/>
          </v:shape>
          <o:OLEObject Type="Embed" ProgID="Equation.DSMT4" ShapeID="_x0000_i1031" DrawAspect="Content" ObjectID="_1815398685" r:id="rId19"/>
        </w:object>
      </w:r>
      <w:r w:rsidRPr="004742FA">
        <w:rPr>
          <w:rFonts w:hint="eastAsia"/>
          <w:color w:val="000000" w:themeColor="text1"/>
          <w:sz w:val="28"/>
          <w:szCs w:val="28"/>
        </w:rPr>
        <w:t>表示维度为</w:t>
      </w:r>
      <w:r w:rsidRPr="004742FA">
        <w:rPr>
          <w:rFonts w:hint="eastAsia"/>
          <w:color w:val="000000" w:themeColor="text1"/>
          <w:sz w:val="28"/>
          <w:szCs w:val="28"/>
        </w:rPr>
        <w:t>0</w:t>
      </w:r>
      <w:r w:rsidRPr="004742FA">
        <w:rPr>
          <w:rFonts w:hint="eastAsia"/>
          <w:color w:val="000000" w:themeColor="text1"/>
          <w:sz w:val="28"/>
          <w:szCs w:val="28"/>
        </w:rPr>
        <w:t>，</w:t>
      </w:r>
      <w:r w:rsidRPr="004742FA">
        <w:rPr>
          <w:color w:val="000000" w:themeColor="text1"/>
          <w:position w:val="-12"/>
          <w:sz w:val="28"/>
          <w:szCs w:val="28"/>
        </w:rPr>
        <w:object w:dxaOrig="1160" w:dyaOrig="360" w14:anchorId="4274FFB3">
          <v:shape id="_x0000_i1032" type="#_x0000_t75" style="width:60pt;height:18pt" o:ole="">
            <v:imagedata r:id="rId20" o:title=""/>
          </v:shape>
          <o:OLEObject Type="Embed" ProgID="Equation.DSMT4" ShapeID="_x0000_i1032" DrawAspect="Content" ObjectID="_1815398686" r:id="rId21"/>
        </w:object>
      </w:r>
      <w:r w:rsidRPr="004742FA">
        <w:rPr>
          <w:rFonts w:hint="eastAsia"/>
          <w:color w:val="000000" w:themeColor="text1"/>
          <w:sz w:val="28"/>
          <w:szCs w:val="28"/>
        </w:rPr>
        <w:t>、</w:t>
      </w:r>
      <w:r w:rsidRPr="004742FA">
        <w:rPr>
          <w:color w:val="000000" w:themeColor="text1"/>
          <w:position w:val="-12"/>
          <w:sz w:val="28"/>
          <w:szCs w:val="28"/>
        </w:rPr>
        <w:object w:dxaOrig="1120" w:dyaOrig="360" w14:anchorId="1D824920">
          <v:shape id="_x0000_i1033" type="#_x0000_t75" style="width:54pt;height:18pt" o:ole="">
            <v:imagedata r:id="rId22" o:title=""/>
          </v:shape>
          <o:OLEObject Type="Embed" ProgID="Equation.DSMT4" ShapeID="_x0000_i1033" DrawAspect="Content" ObjectID="_1815398687" r:id="rId23"/>
        </w:object>
      </w:r>
      <w:r w:rsidRPr="004742FA">
        <w:rPr>
          <w:rFonts w:hint="eastAsia"/>
          <w:color w:val="000000" w:themeColor="text1"/>
          <w:sz w:val="28"/>
          <w:szCs w:val="28"/>
        </w:rPr>
        <w:t>分别代表最大池化层和平均池化层</w:t>
      </w:r>
      <w:r w:rsidR="00CB5A80" w:rsidRPr="004742FA">
        <w:rPr>
          <w:rFonts w:hint="eastAsia"/>
          <w:color w:val="000000" w:themeColor="text1"/>
          <w:sz w:val="28"/>
          <w:szCs w:val="28"/>
        </w:rPr>
        <w:t>；</w:t>
      </w:r>
    </w:p>
    <w:p w14:paraId="16FD83EA" w14:textId="2888BA91"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通过标准卷积层和归一化层输出</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；然后张量通过</w:t>
      </w:r>
      <w:r w:rsidRPr="004742FA">
        <w:rPr>
          <w:rFonts w:hint="eastAsia"/>
          <w:color w:val="000000" w:themeColor="text1"/>
          <w:sz w:val="28"/>
          <w:szCs w:val="28"/>
        </w:rPr>
        <w:t>Sigmoid</w:t>
      </w:r>
      <w:r w:rsidRPr="004742FA">
        <w:rPr>
          <w:rFonts w:hint="eastAsia"/>
          <w:color w:val="000000" w:themeColor="text1"/>
          <w:sz w:val="28"/>
          <w:szCs w:val="28"/>
        </w:rPr>
        <w:t>激活函数生成最终的应用于</w:t>
      </w:r>
      <w:r w:rsidRPr="004742FA">
        <w:rPr>
          <w:color w:val="000000" w:themeColor="text1"/>
          <w:position w:val="-12"/>
          <w:sz w:val="28"/>
          <w:szCs w:val="28"/>
        </w:rPr>
        <w:object w:dxaOrig="240" w:dyaOrig="360" w14:anchorId="2A3C14F6">
          <v:shape id="_x0000_i1034" type="#_x0000_t75" style="width:12pt;height:18pt" o:ole="">
            <v:imagedata r:id="rId24" o:title=""/>
          </v:shape>
          <o:OLEObject Type="Embed" ProgID="Equation.DSMT4" ShapeID="_x0000_i1034" DrawAspect="Content" ObjectID="_1815398688" r:id="rId25"/>
        </w:object>
      </w:r>
      <w:r w:rsidRPr="004742FA">
        <w:rPr>
          <w:rFonts w:hint="eastAsia"/>
          <w:color w:val="000000" w:themeColor="text1"/>
          <w:sz w:val="28"/>
          <w:szCs w:val="28"/>
        </w:rPr>
        <w:t>的注意权值</w:t>
      </w:r>
      <w:r w:rsidR="00541645" w:rsidRPr="004742FA">
        <w:rPr>
          <w:rFonts w:hint="eastAsia"/>
          <w:color w:val="000000" w:themeColor="text1"/>
          <w:sz w:val="28"/>
          <w:szCs w:val="28"/>
        </w:rPr>
        <w:t>；</w:t>
      </w:r>
      <w:r w:rsidRPr="004742FA">
        <w:rPr>
          <w:rFonts w:hint="eastAsia"/>
          <w:color w:val="000000" w:themeColor="text1"/>
          <w:sz w:val="28"/>
          <w:szCs w:val="28"/>
        </w:rPr>
        <w:t>最终，沿</w:t>
      </w:r>
      <w:r w:rsidRPr="004742FA">
        <w:rPr>
          <w:rFonts w:hint="eastAsia"/>
          <w:color w:val="000000" w:themeColor="text1"/>
          <w:sz w:val="28"/>
          <w:szCs w:val="28"/>
        </w:rPr>
        <w:t>H</w:t>
      </w:r>
      <w:r w:rsidRPr="004742FA">
        <w:rPr>
          <w:rFonts w:hint="eastAsia"/>
          <w:color w:val="000000" w:themeColor="text1"/>
          <w:sz w:val="28"/>
          <w:szCs w:val="28"/>
        </w:rPr>
        <w:t>轴顺时针旋转</w:t>
      </w:r>
      <w:r w:rsidRPr="004742FA">
        <w:rPr>
          <w:rFonts w:hint="eastAsia"/>
          <w:color w:val="000000" w:themeColor="text1"/>
          <w:sz w:val="28"/>
          <w:szCs w:val="28"/>
        </w:rPr>
        <w:t>90</w:t>
      </w:r>
      <w:r w:rsidRPr="004742FA">
        <w:rPr>
          <w:rFonts w:hint="eastAsia"/>
          <w:color w:val="000000" w:themeColor="text1"/>
          <w:sz w:val="28"/>
          <w:szCs w:val="28"/>
        </w:rPr>
        <w:t>度，保持特征张量的原始输入形状</w:t>
      </w:r>
      <w:r w:rsidR="00CB5A80" w:rsidRPr="004742FA">
        <w:rPr>
          <w:rFonts w:hint="eastAsia"/>
          <w:color w:val="000000" w:themeColor="text1"/>
          <w:sz w:val="28"/>
          <w:szCs w:val="28"/>
        </w:rPr>
        <w:t>；</w:t>
      </w:r>
    </w:p>
    <w:p w14:paraId="16BA5EC9" w14:textId="206A24A5"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第二分支过程与第一分支相似，</w:t>
      </w:r>
      <w:r w:rsidRPr="004742FA">
        <w:rPr>
          <w:rFonts w:hint="eastAsia"/>
          <w:color w:val="000000" w:themeColor="text1"/>
          <w:sz w:val="28"/>
          <w:szCs w:val="28"/>
        </w:rPr>
        <w:t>Triplet Attention</w:t>
      </w:r>
      <w:r w:rsidRPr="004742FA">
        <w:rPr>
          <w:rFonts w:hint="eastAsia"/>
          <w:color w:val="000000" w:themeColor="text1"/>
          <w:sz w:val="28"/>
          <w:szCs w:val="28"/>
        </w:rPr>
        <w:t>模块建立了通道维度</w:t>
      </w:r>
      <w:r w:rsidRPr="004742FA">
        <w:rPr>
          <w:rFonts w:hint="eastAsia"/>
          <w:color w:val="000000" w:themeColor="text1"/>
          <w:sz w:val="28"/>
          <w:szCs w:val="28"/>
        </w:rPr>
        <w:t>C</w:t>
      </w:r>
      <w:r w:rsidRPr="004742FA">
        <w:rPr>
          <w:rFonts w:hint="eastAsia"/>
          <w:color w:val="000000" w:themeColor="text1"/>
          <w:sz w:val="28"/>
          <w:szCs w:val="28"/>
        </w:rPr>
        <w:t>和空间维度宽度</w:t>
      </w:r>
      <w:r w:rsidRPr="004742FA">
        <w:rPr>
          <w:rFonts w:hint="eastAsia"/>
          <w:color w:val="000000" w:themeColor="text1"/>
          <w:sz w:val="28"/>
          <w:szCs w:val="28"/>
        </w:rPr>
        <w:t>W</w:t>
      </w:r>
      <w:r w:rsidRPr="004742FA">
        <w:rPr>
          <w:rFonts w:hint="eastAsia"/>
          <w:color w:val="000000" w:themeColor="text1"/>
          <w:sz w:val="28"/>
          <w:szCs w:val="28"/>
        </w:rPr>
        <w:t>之间的相互作用</w:t>
      </w:r>
      <w:r w:rsidR="00CB5A80" w:rsidRPr="004742FA">
        <w:rPr>
          <w:rFonts w:hint="eastAsia"/>
          <w:color w:val="000000" w:themeColor="text1"/>
          <w:sz w:val="28"/>
          <w:szCs w:val="28"/>
        </w:rPr>
        <w:t>；</w:t>
      </w:r>
      <w:r w:rsidR="00F61464" w:rsidRPr="004742FA">
        <w:rPr>
          <w:rFonts w:hint="eastAsia"/>
          <w:color w:val="000000" w:themeColor="text1"/>
          <w:sz w:val="28"/>
          <w:szCs w:val="28"/>
        </w:rPr>
        <w:t>输入张量</w:t>
      </w:r>
      <w:r w:rsidR="00F61464" w:rsidRPr="004742FA">
        <w:rPr>
          <w:color w:val="000000" w:themeColor="text1"/>
          <w:position w:val="-6"/>
          <w:sz w:val="28"/>
          <w:szCs w:val="28"/>
        </w:rPr>
        <w:object w:dxaOrig="200" w:dyaOrig="220" w14:anchorId="5FF72A2F">
          <v:shape id="_x0000_i1035" type="#_x0000_t75" style="width:12pt;height:12pt" o:ole="">
            <v:imagedata r:id="rId8" o:title=""/>
          </v:shape>
          <o:OLEObject Type="Embed" ProgID="Equation.DSMT4" ShapeID="_x0000_i1035" DrawAspect="Content" ObjectID="_1815398689" r:id="rId26"/>
        </w:object>
      </w:r>
      <w:r w:rsidR="00F61464" w:rsidRPr="004742FA">
        <w:rPr>
          <w:rFonts w:hint="eastAsia"/>
          <w:color w:val="000000" w:themeColor="text1"/>
          <w:sz w:val="28"/>
          <w:szCs w:val="28"/>
        </w:rPr>
        <w:t>沿</w:t>
      </w:r>
      <w:r w:rsidR="00F61464" w:rsidRPr="004742FA">
        <w:rPr>
          <w:rFonts w:hint="eastAsia"/>
          <w:color w:val="000000" w:themeColor="text1"/>
          <w:sz w:val="28"/>
          <w:szCs w:val="28"/>
        </w:rPr>
        <w:t>W</w:t>
      </w:r>
      <w:r w:rsidR="00F61464" w:rsidRPr="004742FA">
        <w:rPr>
          <w:rFonts w:hint="eastAsia"/>
          <w:color w:val="000000" w:themeColor="text1"/>
          <w:sz w:val="28"/>
          <w:szCs w:val="28"/>
        </w:rPr>
        <w:t>轴逆时针旋转</w:t>
      </w:r>
      <w:r w:rsidR="00F61464" w:rsidRPr="004742FA">
        <w:rPr>
          <w:rFonts w:hint="eastAsia"/>
          <w:color w:val="000000" w:themeColor="text1"/>
          <w:sz w:val="28"/>
          <w:szCs w:val="28"/>
        </w:rPr>
        <w:t>90</w:t>
      </w:r>
      <w:r w:rsidR="00F61464" w:rsidRPr="004742FA">
        <w:rPr>
          <w:rFonts w:hint="eastAsia"/>
          <w:color w:val="000000" w:themeColor="text1"/>
          <w:sz w:val="28"/>
          <w:szCs w:val="28"/>
        </w:rPr>
        <w:t>°得到</w:t>
      </w:r>
      <w:r w:rsidR="00044A33" w:rsidRPr="004742FA">
        <w:rPr>
          <w:rFonts w:hint="eastAsia"/>
          <w:position w:val="-12"/>
        </w:rPr>
        <w:object w:dxaOrig="260" w:dyaOrig="360" w14:anchorId="281A26C4">
          <v:shape id="_x0000_i1036" type="#_x0000_t75" style="width:12pt;height:18pt" o:ole="">
            <v:imagedata r:id="rId27" o:title=""/>
          </v:shape>
          <o:OLEObject Type="Embed" ProgID="Equation.DSMT4" ShapeID="_x0000_i1036" DrawAspect="Content" ObjectID="_1815398690" r:id="rId28"/>
        </w:object>
      </w:r>
      <w:r w:rsidR="00F61464" w:rsidRPr="004742FA">
        <w:rPr>
          <w:rFonts w:hint="eastAsia"/>
          <w:color w:val="000000" w:themeColor="text1"/>
          <w:sz w:val="28"/>
          <w:szCs w:val="28"/>
        </w:rPr>
        <w:t>，又通过</w:t>
      </w:r>
      <w:r w:rsidR="00F61464" w:rsidRPr="004742FA">
        <w:rPr>
          <w:rFonts w:hint="eastAsia"/>
          <w:color w:val="000000" w:themeColor="text1"/>
          <w:sz w:val="28"/>
          <w:szCs w:val="28"/>
        </w:rPr>
        <w:t>Z-pool</w:t>
      </w:r>
      <w:r w:rsidR="00F61464" w:rsidRPr="004742FA">
        <w:rPr>
          <w:rFonts w:hint="eastAsia"/>
          <w:color w:val="000000" w:themeColor="text1"/>
          <w:sz w:val="28"/>
          <w:szCs w:val="28"/>
        </w:rPr>
        <w:t>变为</w:t>
      </w:r>
      <w:r w:rsidR="00044A33" w:rsidRPr="004742FA">
        <w:rPr>
          <w:color w:val="000000" w:themeColor="text1"/>
          <w:position w:val="-12"/>
          <w:sz w:val="28"/>
          <w:szCs w:val="28"/>
        </w:rPr>
        <w:object w:dxaOrig="260" w:dyaOrig="380" w14:anchorId="0E4DF0F1">
          <v:shape id="_x0000_i1037" type="#_x0000_t75" style="width:12pt;height:18pt" o:ole="">
            <v:imagedata r:id="rId29" o:title=""/>
          </v:shape>
          <o:OLEObject Type="Embed" ProgID="Equation.DSMT4" ShapeID="_x0000_i1037" DrawAspect="Content" ObjectID="_1815398691" r:id="rId30"/>
        </w:object>
      </w:r>
      <w:r w:rsidR="00F61464" w:rsidRPr="004742FA">
        <w:rPr>
          <w:rFonts w:hint="eastAsia"/>
          <w:color w:val="000000" w:themeColor="text1"/>
          <w:sz w:val="28"/>
          <w:szCs w:val="28"/>
        </w:rPr>
        <w:t>，</w:t>
      </w:r>
      <w:r w:rsidR="00F61464" w:rsidRPr="004742FA">
        <w:rPr>
          <w:rFonts w:hint="eastAsia"/>
          <w:color w:val="000000" w:themeColor="text1"/>
          <w:sz w:val="28"/>
          <w:szCs w:val="28"/>
        </w:rPr>
        <w:t>Z-pool</w:t>
      </w:r>
      <w:r w:rsidR="00F61464" w:rsidRPr="004742FA">
        <w:rPr>
          <w:rFonts w:hint="eastAsia"/>
          <w:color w:val="000000" w:themeColor="text1"/>
          <w:sz w:val="28"/>
          <w:szCs w:val="28"/>
        </w:rPr>
        <w:t>层将张量维度</w:t>
      </w:r>
      <w:r w:rsidR="00044A33" w:rsidRPr="004742FA">
        <w:rPr>
          <w:rFonts w:hint="eastAsia"/>
          <w:color w:val="000000" w:themeColor="text1"/>
          <w:sz w:val="28"/>
          <w:szCs w:val="28"/>
        </w:rPr>
        <w:t>H</w:t>
      </w:r>
      <w:r w:rsidR="00F61464" w:rsidRPr="004742FA">
        <w:rPr>
          <w:rFonts w:hint="eastAsia"/>
          <w:color w:val="000000" w:themeColor="text1"/>
          <w:sz w:val="28"/>
          <w:szCs w:val="28"/>
        </w:rPr>
        <w:t>减少为</w:t>
      </w:r>
      <w:r w:rsidR="00F61464" w:rsidRPr="004742FA">
        <w:rPr>
          <w:rFonts w:hint="eastAsia"/>
          <w:color w:val="000000" w:themeColor="text1"/>
          <w:sz w:val="28"/>
          <w:szCs w:val="28"/>
        </w:rPr>
        <w:t>2</w:t>
      </w:r>
      <w:r w:rsidR="00F61464" w:rsidRPr="004742FA">
        <w:rPr>
          <w:rFonts w:hint="eastAsia"/>
          <w:color w:val="000000" w:themeColor="text1"/>
          <w:sz w:val="28"/>
          <w:szCs w:val="28"/>
        </w:rPr>
        <w:t>，以获得通过张量的平均合并和最大合并特征；</w:t>
      </w:r>
      <w:r w:rsidR="00044A33" w:rsidRPr="004742FA">
        <w:rPr>
          <w:rFonts w:hint="eastAsia"/>
          <w:color w:val="000000" w:themeColor="text1"/>
          <w:sz w:val="28"/>
          <w:szCs w:val="28"/>
        </w:rPr>
        <w:t>通过标准卷积层和归一化层输出</w:t>
      </w:r>
      <w:r w:rsidR="00044A33" w:rsidRPr="004742FA">
        <w:rPr>
          <w:rFonts w:hint="eastAsia"/>
          <w:color w:val="000000" w:themeColor="text1"/>
          <w:sz w:val="28"/>
          <w:szCs w:val="28"/>
        </w:rPr>
        <w:t>(1</w:t>
      </w:r>
      <w:r w:rsidR="00044A33" w:rsidRPr="004742FA">
        <w:rPr>
          <w:rFonts w:hint="eastAsia"/>
          <w:color w:val="000000" w:themeColor="text1"/>
          <w:sz w:val="28"/>
          <w:szCs w:val="28"/>
        </w:rPr>
        <w:t>×</w:t>
      </w:r>
      <w:r w:rsidR="00044A33" w:rsidRPr="004742FA">
        <w:rPr>
          <w:rFonts w:hint="eastAsia"/>
          <w:color w:val="000000" w:themeColor="text1"/>
          <w:sz w:val="28"/>
          <w:szCs w:val="28"/>
        </w:rPr>
        <w:t>C</w:t>
      </w:r>
      <w:r w:rsidR="00044A33" w:rsidRPr="004742FA">
        <w:rPr>
          <w:rFonts w:hint="eastAsia"/>
          <w:color w:val="000000" w:themeColor="text1"/>
          <w:sz w:val="28"/>
          <w:szCs w:val="28"/>
        </w:rPr>
        <w:t>×</w:t>
      </w:r>
      <w:r w:rsidR="00044A33" w:rsidRPr="004742FA">
        <w:rPr>
          <w:rFonts w:hint="eastAsia"/>
          <w:color w:val="000000" w:themeColor="text1"/>
          <w:sz w:val="28"/>
          <w:szCs w:val="28"/>
        </w:rPr>
        <w:t>W)</w:t>
      </w:r>
      <w:r w:rsidR="00044A33" w:rsidRPr="004742FA">
        <w:rPr>
          <w:rFonts w:hint="eastAsia"/>
          <w:color w:val="000000" w:themeColor="text1"/>
          <w:sz w:val="28"/>
          <w:szCs w:val="28"/>
        </w:rPr>
        <w:t>；然后张量通过</w:t>
      </w:r>
      <w:r w:rsidR="00044A33" w:rsidRPr="004742FA">
        <w:rPr>
          <w:rFonts w:hint="eastAsia"/>
          <w:color w:val="000000" w:themeColor="text1"/>
          <w:sz w:val="28"/>
          <w:szCs w:val="28"/>
        </w:rPr>
        <w:t>Sigmoid</w:t>
      </w:r>
      <w:r w:rsidR="00044A33" w:rsidRPr="004742FA">
        <w:rPr>
          <w:rFonts w:hint="eastAsia"/>
          <w:color w:val="000000" w:themeColor="text1"/>
          <w:sz w:val="28"/>
          <w:szCs w:val="28"/>
        </w:rPr>
        <w:t>激活函数生成最终的应用于</w:t>
      </w:r>
      <w:r w:rsidR="00044A33" w:rsidRPr="004742FA">
        <w:rPr>
          <w:color w:val="000000" w:themeColor="text1"/>
          <w:position w:val="-12"/>
          <w:sz w:val="28"/>
          <w:szCs w:val="28"/>
        </w:rPr>
        <w:object w:dxaOrig="260" w:dyaOrig="360" w14:anchorId="09105F04">
          <v:shape id="_x0000_i1038" type="#_x0000_t75" style="width:12pt;height:18pt" o:ole="">
            <v:imagedata r:id="rId31" o:title=""/>
          </v:shape>
          <o:OLEObject Type="Embed" ProgID="Equation.DSMT4" ShapeID="_x0000_i1038" DrawAspect="Content" ObjectID="_1815398692" r:id="rId32"/>
        </w:object>
      </w:r>
      <w:r w:rsidR="00044A33" w:rsidRPr="004742FA">
        <w:rPr>
          <w:rFonts w:hint="eastAsia"/>
          <w:color w:val="000000" w:themeColor="text1"/>
          <w:sz w:val="28"/>
          <w:szCs w:val="28"/>
        </w:rPr>
        <w:t>的注意权值。最终，沿</w:t>
      </w:r>
      <w:r w:rsidR="00044A33" w:rsidRPr="004742FA">
        <w:rPr>
          <w:rFonts w:hint="eastAsia"/>
          <w:color w:val="000000" w:themeColor="text1"/>
          <w:sz w:val="28"/>
          <w:szCs w:val="28"/>
        </w:rPr>
        <w:t>W</w:t>
      </w:r>
      <w:r w:rsidR="00044A33" w:rsidRPr="004742FA">
        <w:rPr>
          <w:rFonts w:hint="eastAsia"/>
          <w:color w:val="000000" w:themeColor="text1"/>
          <w:sz w:val="28"/>
          <w:szCs w:val="28"/>
        </w:rPr>
        <w:t>轴顺时针旋转</w:t>
      </w:r>
      <w:r w:rsidR="00044A33" w:rsidRPr="004742FA">
        <w:rPr>
          <w:rFonts w:hint="eastAsia"/>
          <w:color w:val="000000" w:themeColor="text1"/>
          <w:sz w:val="28"/>
          <w:szCs w:val="28"/>
        </w:rPr>
        <w:t>90</w:t>
      </w:r>
      <w:r w:rsidR="00044A33" w:rsidRPr="004742FA">
        <w:rPr>
          <w:rFonts w:hint="eastAsia"/>
          <w:color w:val="000000" w:themeColor="text1"/>
          <w:sz w:val="28"/>
          <w:szCs w:val="28"/>
        </w:rPr>
        <w:t>度，保持特征张量的原始输入形状；</w:t>
      </w:r>
    </w:p>
    <w:p w14:paraId="06D2F008" w14:textId="6B8A011D" w:rsidR="00661E3E" w:rsidRPr="004742FA" w:rsidRDefault="00844474"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w:t>
      </w:r>
      <w:r w:rsidR="00044A33" w:rsidRPr="004742FA">
        <w:rPr>
          <w:rFonts w:hint="eastAsia"/>
          <w:color w:val="000000" w:themeColor="text1"/>
          <w:sz w:val="28"/>
          <w:szCs w:val="28"/>
        </w:rPr>
        <w:t>第三分支</w:t>
      </w:r>
      <w:r w:rsidRPr="004742FA">
        <w:rPr>
          <w:rFonts w:hint="eastAsia"/>
          <w:color w:val="000000" w:themeColor="text1"/>
          <w:sz w:val="28"/>
          <w:szCs w:val="28"/>
        </w:rPr>
        <w:t>中</w:t>
      </w:r>
      <w:r w:rsidR="00044A33" w:rsidRPr="004742FA">
        <w:rPr>
          <w:rFonts w:hint="eastAsia"/>
          <w:color w:val="000000" w:themeColor="text1"/>
          <w:sz w:val="28"/>
          <w:szCs w:val="28"/>
        </w:rPr>
        <w:t>，</w:t>
      </w:r>
      <w:r w:rsidR="00044A33" w:rsidRPr="004742FA">
        <w:rPr>
          <w:rFonts w:hint="eastAsia"/>
          <w:color w:val="000000" w:themeColor="text1"/>
          <w:sz w:val="28"/>
          <w:szCs w:val="28"/>
        </w:rPr>
        <w:t>Triplet Attention</w:t>
      </w:r>
      <w:r w:rsidR="00044A33" w:rsidRPr="004742FA">
        <w:rPr>
          <w:rFonts w:hint="eastAsia"/>
          <w:color w:val="000000" w:themeColor="text1"/>
          <w:sz w:val="28"/>
          <w:szCs w:val="28"/>
        </w:rPr>
        <w:t>模块建立了空间维度高度</w:t>
      </w:r>
      <w:r w:rsidR="00044A33" w:rsidRPr="004742FA">
        <w:rPr>
          <w:rFonts w:hint="eastAsia"/>
          <w:color w:val="000000" w:themeColor="text1"/>
          <w:sz w:val="28"/>
          <w:szCs w:val="28"/>
        </w:rPr>
        <w:t>H</w:t>
      </w:r>
      <w:r w:rsidR="00044A33" w:rsidRPr="004742FA">
        <w:rPr>
          <w:rFonts w:hint="eastAsia"/>
          <w:color w:val="000000" w:themeColor="text1"/>
          <w:sz w:val="28"/>
          <w:szCs w:val="28"/>
        </w:rPr>
        <w:t>和空间维度宽度</w:t>
      </w:r>
      <w:r w:rsidR="00044A33" w:rsidRPr="004742FA">
        <w:rPr>
          <w:rFonts w:hint="eastAsia"/>
          <w:color w:val="000000" w:themeColor="text1"/>
          <w:sz w:val="28"/>
          <w:szCs w:val="28"/>
        </w:rPr>
        <w:t>W</w:t>
      </w:r>
      <w:r w:rsidR="00044A33" w:rsidRPr="004742FA">
        <w:rPr>
          <w:rFonts w:hint="eastAsia"/>
          <w:color w:val="000000" w:themeColor="text1"/>
          <w:sz w:val="28"/>
          <w:szCs w:val="28"/>
        </w:rPr>
        <w:t>之间的相互作用；输入张量</w:t>
      </w:r>
      <w:r w:rsidR="00044A33" w:rsidRPr="004742FA">
        <w:rPr>
          <w:color w:val="000000" w:themeColor="text1"/>
          <w:position w:val="-6"/>
          <w:sz w:val="28"/>
          <w:szCs w:val="28"/>
        </w:rPr>
        <w:object w:dxaOrig="200" w:dyaOrig="220" w14:anchorId="22F49E0B">
          <v:shape id="_x0000_i1039" type="#_x0000_t75" style="width:12pt;height:12pt" o:ole="">
            <v:imagedata r:id="rId8" o:title=""/>
          </v:shape>
          <o:OLEObject Type="Embed" ProgID="Equation.DSMT4" ShapeID="_x0000_i1039" DrawAspect="Content" ObjectID="_1815398693" r:id="rId33"/>
        </w:object>
      </w:r>
      <w:r w:rsidR="00044A33" w:rsidRPr="004742FA">
        <w:rPr>
          <w:rFonts w:hint="eastAsia"/>
          <w:color w:val="000000" w:themeColor="text1"/>
          <w:sz w:val="28"/>
          <w:szCs w:val="28"/>
        </w:rPr>
        <w:t>通过</w:t>
      </w:r>
      <w:r w:rsidR="00044A33" w:rsidRPr="004742FA">
        <w:rPr>
          <w:rFonts w:hint="eastAsia"/>
          <w:color w:val="000000" w:themeColor="text1"/>
          <w:sz w:val="28"/>
          <w:szCs w:val="28"/>
        </w:rPr>
        <w:t>Z-pool</w:t>
      </w:r>
      <w:r w:rsidR="00044A33" w:rsidRPr="004742FA">
        <w:rPr>
          <w:rFonts w:hint="eastAsia"/>
          <w:color w:val="000000" w:themeColor="text1"/>
          <w:sz w:val="28"/>
          <w:szCs w:val="28"/>
        </w:rPr>
        <w:t>变为</w:t>
      </w:r>
      <w:r w:rsidRPr="004742FA">
        <w:rPr>
          <w:color w:val="000000" w:themeColor="text1"/>
          <w:position w:val="-12"/>
          <w:sz w:val="28"/>
          <w:szCs w:val="28"/>
        </w:rPr>
        <w:object w:dxaOrig="260" w:dyaOrig="380" w14:anchorId="7F803CC3">
          <v:shape id="_x0000_i1040" type="#_x0000_t75" style="width:12pt;height:18pt" o:ole="">
            <v:imagedata r:id="rId34" o:title=""/>
          </v:shape>
          <o:OLEObject Type="Embed" ProgID="Equation.DSMT4" ShapeID="_x0000_i1040" DrawAspect="Content" ObjectID="_1815398694" r:id="rId35"/>
        </w:object>
      </w:r>
      <w:r w:rsidR="00044A33" w:rsidRPr="004742FA">
        <w:rPr>
          <w:rFonts w:hint="eastAsia"/>
          <w:color w:val="000000" w:themeColor="text1"/>
          <w:sz w:val="28"/>
          <w:szCs w:val="28"/>
        </w:rPr>
        <w:t>，</w:t>
      </w:r>
      <w:r w:rsidR="00044A33" w:rsidRPr="004742FA">
        <w:rPr>
          <w:rFonts w:hint="eastAsia"/>
          <w:color w:val="000000" w:themeColor="text1"/>
          <w:sz w:val="28"/>
          <w:szCs w:val="28"/>
        </w:rPr>
        <w:t>Z-pool</w:t>
      </w:r>
      <w:r w:rsidR="00044A33" w:rsidRPr="004742FA">
        <w:rPr>
          <w:rFonts w:hint="eastAsia"/>
          <w:color w:val="000000" w:themeColor="text1"/>
          <w:sz w:val="28"/>
          <w:szCs w:val="28"/>
        </w:rPr>
        <w:t>层将张量维</w:t>
      </w:r>
      <w:r w:rsidRPr="004742FA">
        <w:rPr>
          <w:rFonts w:hint="eastAsia"/>
          <w:color w:val="000000" w:themeColor="text1"/>
          <w:sz w:val="28"/>
          <w:szCs w:val="28"/>
        </w:rPr>
        <w:t>C</w:t>
      </w:r>
      <w:r w:rsidR="00044A33" w:rsidRPr="004742FA">
        <w:rPr>
          <w:rFonts w:hint="eastAsia"/>
          <w:color w:val="000000" w:themeColor="text1"/>
          <w:sz w:val="28"/>
          <w:szCs w:val="28"/>
        </w:rPr>
        <w:t>减少为</w:t>
      </w:r>
      <w:r w:rsidR="00044A33" w:rsidRPr="004742FA">
        <w:rPr>
          <w:rFonts w:hint="eastAsia"/>
          <w:color w:val="000000" w:themeColor="text1"/>
          <w:sz w:val="28"/>
          <w:szCs w:val="28"/>
        </w:rPr>
        <w:t>2</w:t>
      </w:r>
      <w:r w:rsidR="00044A33" w:rsidRPr="004742FA">
        <w:rPr>
          <w:rFonts w:hint="eastAsia"/>
          <w:color w:val="000000" w:themeColor="text1"/>
          <w:sz w:val="28"/>
          <w:szCs w:val="28"/>
        </w:rPr>
        <w:t>，以获得通过张量的平均合并和最大合并特征；通过标准卷积层和归一化层输出</w:t>
      </w:r>
      <w:r w:rsidR="00044A33" w:rsidRPr="004742FA">
        <w:rPr>
          <w:rFonts w:hint="eastAsia"/>
          <w:color w:val="000000" w:themeColor="text1"/>
          <w:sz w:val="28"/>
          <w:szCs w:val="28"/>
        </w:rPr>
        <w:t>(1</w:t>
      </w:r>
      <w:r w:rsidR="00044A33" w:rsidRPr="004742FA">
        <w:rPr>
          <w:rFonts w:hint="eastAsia"/>
          <w:color w:val="000000" w:themeColor="text1"/>
          <w:sz w:val="28"/>
          <w:szCs w:val="28"/>
        </w:rPr>
        <w:t>×</w:t>
      </w:r>
      <w:r w:rsidRPr="004742FA">
        <w:rPr>
          <w:rFonts w:hint="eastAsia"/>
          <w:color w:val="000000" w:themeColor="text1"/>
          <w:sz w:val="28"/>
          <w:szCs w:val="28"/>
        </w:rPr>
        <w:t>H</w:t>
      </w:r>
      <w:r w:rsidR="00044A33" w:rsidRPr="004742FA">
        <w:rPr>
          <w:rFonts w:hint="eastAsia"/>
          <w:color w:val="000000" w:themeColor="text1"/>
          <w:sz w:val="28"/>
          <w:szCs w:val="28"/>
        </w:rPr>
        <w:t>×</w:t>
      </w:r>
      <w:r w:rsidR="00044A33" w:rsidRPr="004742FA">
        <w:rPr>
          <w:rFonts w:hint="eastAsia"/>
          <w:color w:val="000000" w:themeColor="text1"/>
          <w:sz w:val="28"/>
          <w:szCs w:val="28"/>
        </w:rPr>
        <w:t>W)</w:t>
      </w:r>
      <w:r w:rsidR="00044A33" w:rsidRPr="004742FA">
        <w:rPr>
          <w:rFonts w:hint="eastAsia"/>
          <w:color w:val="000000" w:themeColor="text1"/>
          <w:sz w:val="28"/>
          <w:szCs w:val="28"/>
        </w:rPr>
        <w:t>；然后张量通过</w:t>
      </w:r>
      <w:r w:rsidR="00044A33" w:rsidRPr="004742FA">
        <w:rPr>
          <w:rFonts w:hint="eastAsia"/>
          <w:color w:val="000000" w:themeColor="text1"/>
          <w:sz w:val="28"/>
          <w:szCs w:val="28"/>
        </w:rPr>
        <w:t>Sigmoid</w:t>
      </w:r>
      <w:r w:rsidR="00044A33" w:rsidRPr="004742FA">
        <w:rPr>
          <w:rFonts w:hint="eastAsia"/>
          <w:color w:val="000000" w:themeColor="text1"/>
          <w:sz w:val="28"/>
          <w:szCs w:val="28"/>
        </w:rPr>
        <w:t>激活函数生成最终的应用于</w:t>
      </w:r>
      <w:r w:rsidRPr="004742FA">
        <w:rPr>
          <w:color w:val="000000" w:themeColor="text1"/>
          <w:position w:val="-12"/>
          <w:sz w:val="28"/>
          <w:szCs w:val="28"/>
        </w:rPr>
        <w:object w:dxaOrig="260" w:dyaOrig="360" w14:anchorId="75A7F202">
          <v:shape id="_x0000_i1041" type="#_x0000_t75" style="width:12pt;height:18pt" o:ole="">
            <v:imagedata r:id="rId36" o:title=""/>
          </v:shape>
          <o:OLEObject Type="Embed" ProgID="Equation.DSMT4" ShapeID="_x0000_i1041" DrawAspect="Content" ObjectID="_1815398695" r:id="rId37"/>
        </w:object>
      </w:r>
      <w:r w:rsidR="00044A33" w:rsidRPr="004742FA">
        <w:rPr>
          <w:rFonts w:hint="eastAsia"/>
          <w:color w:val="000000" w:themeColor="text1"/>
          <w:sz w:val="28"/>
          <w:szCs w:val="28"/>
        </w:rPr>
        <w:t>的注意权值</w:t>
      </w:r>
      <w:r w:rsidRPr="004742FA">
        <w:rPr>
          <w:rFonts w:hint="eastAsia"/>
          <w:color w:val="000000" w:themeColor="text1"/>
          <w:sz w:val="28"/>
          <w:szCs w:val="28"/>
        </w:rPr>
        <w:t>；经过三个分支</w:t>
      </w:r>
      <w:r w:rsidR="00661E3E" w:rsidRPr="004742FA">
        <w:rPr>
          <w:rFonts w:hint="eastAsia"/>
          <w:color w:val="000000" w:themeColor="text1"/>
          <w:sz w:val="28"/>
          <w:szCs w:val="28"/>
        </w:rPr>
        <w:t>最终得到三重注意特征张量</w:t>
      </w:r>
      <w:r w:rsidR="00661E3E" w:rsidRPr="004742FA">
        <w:rPr>
          <w:color w:val="000000" w:themeColor="text1"/>
          <w:position w:val="-10"/>
          <w:sz w:val="28"/>
          <w:szCs w:val="28"/>
        </w:rPr>
        <w:object w:dxaOrig="220" w:dyaOrig="260" w14:anchorId="5DFCEE04">
          <v:shape id="_x0000_i1042" type="#_x0000_t75" style="width:12pt;height:12pt" o:ole="">
            <v:imagedata r:id="rId38" o:title=""/>
          </v:shape>
          <o:OLEObject Type="Embed" ProgID="Equation.DSMT4" ShapeID="_x0000_i1042" DrawAspect="Content" ObjectID="_1815398696" r:id="rId39"/>
        </w:object>
      </w:r>
      <w:r w:rsidR="00661E3E" w:rsidRPr="004742FA">
        <w:rPr>
          <w:rFonts w:hint="eastAsia"/>
          <w:color w:val="000000" w:themeColor="text1"/>
          <w:sz w:val="28"/>
          <w:szCs w:val="28"/>
        </w:rPr>
        <w:t>，具体计算公式如下：</w:t>
      </w:r>
    </w:p>
    <w:p w14:paraId="654F206C" w14:textId="77777777" w:rsidR="00661E3E" w:rsidRPr="004742FA" w:rsidRDefault="00661E3E"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24"/>
          <w:sz w:val="28"/>
          <w:szCs w:val="28"/>
        </w:rPr>
        <w:object w:dxaOrig="4860" w:dyaOrig="620" w14:anchorId="4B4408B0">
          <v:shape id="_x0000_i1043" type="#_x0000_t75" style="width:246pt;height:30pt" o:ole="">
            <v:imagedata r:id="rId40" o:title=""/>
          </v:shape>
          <o:OLEObject Type="Embed" ProgID="Equation.DSMT4" ShapeID="_x0000_i1043" DrawAspect="Content" ObjectID="_1815398697" r:id="rId41"/>
        </w:object>
      </w:r>
    </w:p>
    <w:p w14:paraId="279BADF2"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639" w:dyaOrig="360" w14:anchorId="0C0E1DBC">
          <v:shape id="_x0000_i1044" type="#_x0000_t75" style="width:30pt;height:18pt" o:ole="">
            <v:imagedata r:id="rId42" o:title=""/>
          </v:shape>
          <o:OLEObject Type="Embed" ProgID="Equation.DSMT4" ShapeID="_x0000_i1044" DrawAspect="Content" ObjectID="_1815398698" r:id="rId43"/>
        </w:object>
      </w:r>
      <w:r w:rsidRPr="004742FA">
        <w:rPr>
          <w:rFonts w:hint="eastAsia"/>
          <w:color w:val="000000" w:themeColor="text1"/>
          <w:sz w:val="28"/>
          <w:szCs w:val="28"/>
        </w:rPr>
        <w:t>分别表示第一分支、第二分支的旋转操作，</w:t>
      </w:r>
      <w:r w:rsidRPr="004742FA">
        <w:rPr>
          <w:color w:val="000000" w:themeColor="text1"/>
          <w:position w:val="-12"/>
          <w:sz w:val="28"/>
          <w:szCs w:val="28"/>
        </w:rPr>
        <w:object w:dxaOrig="1260" w:dyaOrig="360" w14:anchorId="149767F4">
          <v:shape id="_x0000_i1045" type="#_x0000_t75" style="width:66pt;height:18pt" o:ole="">
            <v:imagedata r:id="rId44" o:title=""/>
          </v:shape>
          <o:OLEObject Type="Embed" ProgID="Equation.DSMT4" ShapeID="_x0000_i1045" DrawAspect="Content" ObjectID="_1815398699" r:id="rId45"/>
        </w:object>
      </w:r>
      <w:r w:rsidRPr="004742FA">
        <w:rPr>
          <w:rFonts w:hint="eastAsia"/>
          <w:color w:val="000000" w:themeColor="text1"/>
          <w:sz w:val="28"/>
          <w:szCs w:val="28"/>
        </w:rPr>
        <w:t>分别表示三个分支的卷积层，</w:t>
      </w:r>
      <w:r w:rsidRPr="004742FA">
        <w:rPr>
          <w:color w:val="000000" w:themeColor="text1"/>
          <w:position w:val="-14"/>
          <w:sz w:val="28"/>
          <w:szCs w:val="28"/>
        </w:rPr>
        <w:object w:dxaOrig="520" w:dyaOrig="400" w14:anchorId="0F7BA707">
          <v:shape id="_x0000_i1046" type="#_x0000_t75" style="width:24pt;height:18pt" o:ole="">
            <v:imagedata r:id="rId46" o:title=""/>
          </v:shape>
          <o:OLEObject Type="Embed" ProgID="Equation.DSMT4" ShapeID="_x0000_i1046" DrawAspect="Content" ObjectID="_1815398700" r:id="rId47"/>
        </w:object>
      </w:r>
      <w:r w:rsidRPr="004742FA">
        <w:rPr>
          <w:rFonts w:hint="eastAsia"/>
          <w:color w:val="000000" w:themeColor="text1"/>
          <w:sz w:val="28"/>
          <w:szCs w:val="28"/>
        </w:rPr>
        <w:t>表示</w:t>
      </w:r>
      <w:r w:rsidRPr="004742FA">
        <w:rPr>
          <w:rFonts w:hint="eastAsia"/>
          <w:color w:val="000000" w:themeColor="text1"/>
          <w:sz w:val="28"/>
          <w:szCs w:val="28"/>
        </w:rPr>
        <w:t>sigmoid</w:t>
      </w:r>
      <w:r w:rsidRPr="004742FA">
        <w:rPr>
          <w:rFonts w:hint="eastAsia"/>
          <w:color w:val="000000" w:themeColor="text1"/>
          <w:sz w:val="28"/>
          <w:szCs w:val="28"/>
        </w:rPr>
        <w:t>激活函数，</w:t>
      </w:r>
      <w:r w:rsidRPr="004742FA">
        <w:rPr>
          <w:color w:val="000000" w:themeColor="text1"/>
          <w:position w:val="-12"/>
          <w:sz w:val="28"/>
          <w:szCs w:val="28"/>
        </w:rPr>
        <w:object w:dxaOrig="260" w:dyaOrig="380" w14:anchorId="15C3718A">
          <v:shape id="_x0000_i1047" type="#_x0000_t75" style="width:12pt;height:18pt" o:ole="">
            <v:imagedata r:id="rId14" o:title=""/>
          </v:shape>
          <o:OLEObject Type="Embed" ProgID="Equation.DSMT4" ShapeID="_x0000_i1047" DrawAspect="Content" ObjectID="_1815398701" r:id="rId48"/>
        </w:object>
      </w:r>
      <w:r w:rsidRPr="004742FA">
        <w:rPr>
          <w:rFonts w:hint="eastAsia"/>
          <w:color w:val="000000" w:themeColor="text1"/>
          <w:sz w:val="28"/>
          <w:szCs w:val="28"/>
        </w:rPr>
        <w:t>为第一条分支经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80" w14:anchorId="05E7853E">
          <v:shape id="_x0000_i1048" type="#_x0000_t75" style="width:12pt;height:18pt" o:ole="">
            <v:imagedata r:id="rId49" o:title=""/>
          </v:shape>
          <o:OLEObject Type="Embed" ProgID="Equation.DSMT4" ShapeID="_x0000_i1048" DrawAspect="Content" ObjectID="_1815398702" r:id="rId50"/>
        </w:object>
      </w:r>
      <w:r w:rsidRPr="004742FA">
        <w:rPr>
          <w:rFonts w:hint="eastAsia"/>
          <w:color w:val="000000" w:themeColor="text1"/>
          <w:sz w:val="28"/>
          <w:szCs w:val="28"/>
        </w:rPr>
        <w:t>为第二条分支经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60" w14:anchorId="1DEF414A">
          <v:shape id="_x0000_i1049" type="#_x0000_t75" style="width:12pt;height:18pt" o:ole="">
            <v:imagedata r:id="rId51" o:title=""/>
          </v:shape>
          <o:OLEObject Type="Embed" ProgID="Equation.DSMT4" ShapeID="_x0000_i1049" DrawAspect="Content" ObjectID="_1815398703" r:id="rId52"/>
        </w:object>
      </w:r>
      <w:r w:rsidRPr="004742FA">
        <w:rPr>
          <w:rFonts w:hint="eastAsia"/>
          <w:color w:val="000000" w:themeColor="text1"/>
          <w:sz w:val="28"/>
          <w:szCs w:val="28"/>
        </w:rPr>
        <w:t>为第三条分支经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6"/>
          <w:sz w:val="28"/>
          <w:szCs w:val="28"/>
        </w:rPr>
        <w:object w:dxaOrig="200" w:dyaOrig="220" w14:anchorId="7EA87C56">
          <v:shape id="_x0000_i1050" type="#_x0000_t75" style="width:12pt;height:12pt" o:ole="">
            <v:imagedata r:id="rId53" o:title=""/>
          </v:shape>
          <o:OLEObject Type="Embed" ProgID="Equation.DSMT4" ShapeID="_x0000_i1050" DrawAspect="Content" ObjectID="_1815398704" r:id="rId54"/>
        </w:object>
      </w:r>
      <w:r w:rsidRPr="004742FA">
        <w:rPr>
          <w:rFonts w:hint="eastAsia"/>
          <w:color w:val="000000" w:themeColor="text1"/>
          <w:sz w:val="28"/>
          <w:szCs w:val="28"/>
        </w:rPr>
        <w:t>为输入张量。</w:t>
      </w:r>
    </w:p>
    <w:p w14:paraId="1A6CE72C"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所述步骤</w:t>
      </w:r>
      <w:r w:rsidRPr="004742FA">
        <w:rPr>
          <w:color w:val="000000" w:themeColor="text1"/>
          <w:sz w:val="28"/>
          <w:szCs w:val="28"/>
        </w:rPr>
        <w:t>4</w:t>
      </w:r>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检测头的具体过程为：</w:t>
      </w:r>
    </w:p>
    <w:p w14:paraId="5EED36AF" w14:textId="1305B7C6"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将动态检测头</w:t>
      </w:r>
      <w:r w:rsidRPr="004742FA">
        <w:rPr>
          <w:color w:val="000000" w:themeColor="text1"/>
          <w:sz w:val="28"/>
          <w:szCs w:val="28"/>
        </w:rPr>
        <w:t>DyHead</w:t>
      </w:r>
      <w:r w:rsidRPr="004742FA">
        <w:rPr>
          <w:rFonts w:hint="eastAsia"/>
          <w:color w:val="000000" w:themeColor="text1"/>
          <w:sz w:val="28"/>
          <w:szCs w:val="28"/>
        </w:rPr>
        <w:t>引入</w:t>
      </w:r>
      <w:r w:rsidR="00844474" w:rsidRPr="004742FA">
        <w:rPr>
          <w:rFonts w:hint="eastAsia"/>
          <w:color w:val="000000" w:themeColor="text1"/>
          <w:sz w:val="28"/>
          <w:szCs w:val="28"/>
        </w:rPr>
        <w:t>到经过步骤</w:t>
      </w:r>
      <w:r w:rsidR="00844474" w:rsidRPr="004742FA">
        <w:rPr>
          <w:rFonts w:hint="eastAsia"/>
          <w:color w:val="000000" w:themeColor="text1"/>
          <w:sz w:val="28"/>
          <w:szCs w:val="28"/>
        </w:rPr>
        <w:t>2</w:t>
      </w:r>
      <w:r w:rsidR="00844474" w:rsidRPr="004742FA">
        <w:rPr>
          <w:rFonts w:hint="eastAsia"/>
          <w:color w:val="000000" w:themeColor="text1"/>
          <w:sz w:val="28"/>
          <w:szCs w:val="28"/>
        </w:rPr>
        <w:t>、步骤</w:t>
      </w:r>
      <w:r w:rsidR="00844474" w:rsidRPr="004742FA">
        <w:rPr>
          <w:rFonts w:hint="eastAsia"/>
          <w:color w:val="000000" w:themeColor="text1"/>
          <w:sz w:val="28"/>
          <w:szCs w:val="28"/>
        </w:rPr>
        <w:t>3</w:t>
      </w:r>
      <w:r w:rsidR="00844474" w:rsidRPr="004742FA">
        <w:rPr>
          <w:rFonts w:hint="eastAsia"/>
          <w:color w:val="000000" w:themeColor="text1"/>
          <w:sz w:val="28"/>
          <w:szCs w:val="28"/>
        </w:rPr>
        <w:t>改进后的</w:t>
      </w:r>
      <w:r w:rsidRPr="004742FA">
        <w:rPr>
          <w:color w:val="000000" w:themeColor="text1"/>
          <w:sz w:val="28"/>
          <w:szCs w:val="28"/>
        </w:rPr>
        <w:t>YOLOv8</w:t>
      </w:r>
      <w:r w:rsidRPr="004742FA">
        <w:rPr>
          <w:rFonts w:hint="eastAsia"/>
          <w:color w:val="000000" w:themeColor="text1"/>
          <w:sz w:val="28"/>
          <w:szCs w:val="28"/>
        </w:rPr>
        <w:t>n</w:t>
      </w:r>
      <w:r w:rsidR="00844474" w:rsidRPr="004742FA">
        <w:rPr>
          <w:rFonts w:hint="eastAsia"/>
          <w:color w:val="000000" w:themeColor="text1"/>
          <w:sz w:val="28"/>
          <w:szCs w:val="28"/>
        </w:rPr>
        <w:t>网络结构中</w:t>
      </w:r>
      <w:r w:rsidRPr="004742FA">
        <w:rPr>
          <w:rFonts w:hint="eastAsia"/>
          <w:color w:val="000000" w:themeColor="text1"/>
          <w:sz w:val="28"/>
          <w:szCs w:val="28"/>
        </w:rPr>
        <w:t>的检测头</w:t>
      </w:r>
      <w:r w:rsidR="00CB5A80" w:rsidRPr="004742FA">
        <w:rPr>
          <w:rFonts w:hint="eastAsia"/>
          <w:color w:val="000000" w:themeColor="text1"/>
          <w:sz w:val="28"/>
          <w:szCs w:val="28"/>
        </w:rPr>
        <w:t>，</w:t>
      </w:r>
      <w:r w:rsidRPr="004742FA">
        <w:rPr>
          <w:color w:val="000000" w:themeColor="text1"/>
          <w:sz w:val="28"/>
          <w:szCs w:val="28"/>
        </w:rPr>
        <w:t>DyHead</w:t>
      </w:r>
      <w:r w:rsidR="00844474" w:rsidRPr="004742FA">
        <w:rPr>
          <w:rFonts w:hint="eastAsia"/>
          <w:color w:val="000000" w:themeColor="text1"/>
          <w:sz w:val="28"/>
          <w:szCs w:val="28"/>
        </w:rPr>
        <w:t>是一种能够</w:t>
      </w:r>
      <w:r w:rsidRPr="004742FA">
        <w:rPr>
          <w:rFonts w:hint="eastAsia"/>
          <w:color w:val="000000" w:themeColor="text1"/>
          <w:sz w:val="28"/>
          <w:szCs w:val="28"/>
        </w:rPr>
        <w:t>同时融合了多尺度特征的尺度注意力、特征图内部的空间注意力和针对检测任务的任务感知注意力</w:t>
      </w:r>
      <w:r w:rsidR="00844474" w:rsidRPr="004742FA">
        <w:rPr>
          <w:rFonts w:hint="eastAsia"/>
          <w:color w:val="000000" w:themeColor="text1"/>
          <w:sz w:val="28"/>
          <w:szCs w:val="28"/>
        </w:rPr>
        <w:t>的动态检测头</w:t>
      </w:r>
      <w:r w:rsidRPr="004742FA">
        <w:rPr>
          <w:rFonts w:hint="eastAsia"/>
          <w:color w:val="000000" w:themeColor="text1"/>
          <w:sz w:val="28"/>
          <w:szCs w:val="28"/>
        </w:rPr>
        <w:t>，</w:t>
      </w:r>
      <w:r w:rsidR="00844474" w:rsidRPr="004742FA">
        <w:rPr>
          <w:rFonts w:hint="eastAsia"/>
          <w:color w:val="000000" w:themeColor="text1"/>
          <w:sz w:val="28"/>
          <w:szCs w:val="28"/>
        </w:rPr>
        <w:t>它可以</w:t>
      </w:r>
      <w:r w:rsidRPr="004742FA">
        <w:rPr>
          <w:rFonts w:hint="eastAsia"/>
          <w:color w:val="000000" w:themeColor="text1"/>
          <w:sz w:val="28"/>
          <w:szCs w:val="28"/>
        </w:rPr>
        <w:t>动态调整特征映射，整合上下文信息</w:t>
      </w:r>
      <w:r w:rsidR="00CB5A80" w:rsidRPr="004742FA">
        <w:rPr>
          <w:rFonts w:hint="eastAsia"/>
          <w:color w:val="000000" w:themeColor="text1"/>
          <w:sz w:val="28"/>
          <w:szCs w:val="28"/>
        </w:rPr>
        <w:t>；</w:t>
      </w:r>
      <w:r w:rsidRPr="004742FA">
        <w:rPr>
          <w:rFonts w:hint="eastAsia"/>
          <w:color w:val="000000" w:themeColor="text1"/>
          <w:sz w:val="28"/>
          <w:szCs w:val="28"/>
        </w:rPr>
        <w:t>具体公式如下所示：</w:t>
      </w:r>
    </w:p>
    <w:p w14:paraId="4D57BE27" w14:textId="77777777" w:rsidR="00661E3E" w:rsidRPr="004742FA" w:rsidRDefault="00661E3E" w:rsidP="004742FA">
      <w:pPr>
        <w:pStyle w:val="ab"/>
        <w:adjustRightInd w:val="0"/>
        <w:snapToGrid w:val="0"/>
        <w:spacing w:line="360" w:lineRule="auto"/>
        <w:ind w:firstLine="560"/>
        <w:jc w:val="center"/>
        <w:rPr>
          <w:color w:val="000000" w:themeColor="text1"/>
          <w:sz w:val="28"/>
          <w:szCs w:val="28"/>
        </w:rPr>
      </w:pPr>
      <w:r w:rsidRPr="004742FA">
        <w:rPr>
          <w:color w:val="000000" w:themeColor="text1"/>
          <w:position w:val="-12"/>
          <w:sz w:val="28"/>
          <w:szCs w:val="28"/>
        </w:rPr>
        <w:object w:dxaOrig="3000" w:dyaOrig="420" w14:anchorId="20B6E1E2">
          <v:shape id="_x0000_i1051" type="#_x0000_t75" style="width:150pt;height:24pt" o:ole="">
            <v:imagedata r:id="rId55" o:title=""/>
          </v:shape>
          <o:OLEObject Type="Embed" ProgID="Equation.DSMT4" ShapeID="_x0000_i1051" DrawAspect="Content" ObjectID="_1815398705" r:id="rId56"/>
        </w:object>
      </w:r>
    </w:p>
    <w:p w14:paraId="3A26AB32"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position w:val="-4"/>
          <w:sz w:val="28"/>
          <w:szCs w:val="28"/>
        </w:rPr>
        <w:object w:dxaOrig="1080" w:dyaOrig="300" w14:anchorId="230471A5">
          <v:shape id="_x0000_i1052" type="#_x0000_t75" style="width:54pt;height:18pt" o:ole="">
            <v:imagedata r:id="rId57" o:title=""/>
          </v:shape>
          <o:OLEObject Type="Embed" ProgID="Equation.DSMT4" ShapeID="_x0000_i1052" DrawAspect="Content" ObjectID="_1815398706" r:id="rId58"/>
        </w:object>
      </w:r>
      <w:r w:rsidRPr="004742FA">
        <w:rPr>
          <w:rFonts w:hint="eastAsia"/>
          <w:color w:val="000000" w:themeColor="text1"/>
          <w:sz w:val="28"/>
          <w:szCs w:val="28"/>
        </w:rPr>
        <w:t>为三维特征张量，</w:t>
      </w:r>
      <w:r w:rsidRPr="004742FA">
        <w:rPr>
          <w:color w:val="000000" w:themeColor="text1"/>
          <w:position w:val="-6"/>
          <w:sz w:val="28"/>
          <w:szCs w:val="28"/>
        </w:rPr>
        <w:object w:dxaOrig="1040" w:dyaOrig="279" w14:anchorId="7C8898E9">
          <v:shape id="_x0000_i1053" type="#_x0000_t75" style="width:54pt;height:12pt" o:ole="">
            <v:imagedata r:id="rId59" o:title=""/>
          </v:shape>
          <o:OLEObject Type="Embed" ProgID="Equation.DSMT4" ShapeID="_x0000_i1053" DrawAspect="Content" ObjectID="_1815398707" r:id="rId60"/>
        </w:object>
      </w:r>
      <w:r w:rsidRPr="004742FA">
        <w:rPr>
          <w:color w:val="000000" w:themeColor="text1"/>
          <w:sz w:val="28"/>
          <w:szCs w:val="28"/>
        </w:rPr>
        <w:t>为特征图的尺寸，</w:t>
      </w:r>
      <w:r w:rsidRPr="004742FA">
        <w:rPr>
          <w:color w:val="000000" w:themeColor="text1"/>
          <w:position w:val="-12"/>
          <w:sz w:val="28"/>
          <w:szCs w:val="28"/>
        </w:rPr>
        <w:object w:dxaOrig="1260" w:dyaOrig="360" w14:anchorId="1F5F17E9">
          <v:shape id="_x0000_i1054" type="#_x0000_t75" style="width:66pt;height:18pt" o:ole="">
            <v:imagedata r:id="rId61" o:title=""/>
          </v:shape>
          <o:OLEObject Type="Embed" ProgID="Equation.DSMT4" ShapeID="_x0000_i1054" DrawAspect="Content" ObjectID="_1815398708" r:id="rId62"/>
        </w:object>
      </w:r>
      <w:r w:rsidRPr="004742FA">
        <w:rPr>
          <w:color w:val="000000" w:themeColor="text1"/>
          <w:sz w:val="28"/>
          <w:szCs w:val="28"/>
        </w:rPr>
        <w:t>分别代表尺度感知注意力、空间位置感知注意力和任务感知注意力</w:t>
      </w:r>
      <w:r w:rsidRPr="004742FA">
        <w:rPr>
          <w:rFonts w:hint="eastAsia"/>
          <w:color w:val="000000" w:themeColor="text1"/>
          <w:sz w:val="28"/>
          <w:szCs w:val="28"/>
        </w:rPr>
        <w:t>，</w:t>
      </w:r>
      <w:r w:rsidRPr="004742FA">
        <w:rPr>
          <w:rFonts w:hint="eastAsia"/>
          <w:color w:val="000000" w:themeColor="text1"/>
          <w:position w:val="-10"/>
        </w:rPr>
        <w:object w:dxaOrig="639" w:dyaOrig="320" w14:anchorId="1E250376">
          <v:shape id="_x0000_i1055" type="#_x0000_t75" style="width:30pt;height:18pt" o:ole="">
            <v:imagedata r:id="rId63" o:title=""/>
          </v:shape>
          <o:OLEObject Type="Embed" ProgID="Equation.DSMT4" ShapeID="_x0000_i1055" DrawAspect="Content" ObjectID="_1815398709" r:id="rId64"/>
        </w:object>
      </w:r>
      <w:r w:rsidRPr="004742FA">
        <w:rPr>
          <w:rFonts w:hint="eastAsia"/>
          <w:color w:val="000000" w:themeColor="text1"/>
          <w:sz w:val="28"/>
          <w:szCs w:val="28"/>
        </w:rPr>
        <w:t>为根据</w:t>
      </w:r>
      <w:r w:rsidRPr="004742FA">
        <w:rPr>
          <w:rFonts w:hint="eastAsia"/>
          <w:color w:val="000000" w:themeColor="text1"/>
          <w:position w:val="-4"/>
        </w:rPr>
        <w:object w:dxaOrig="260" w:dyaOrig="260" w14:anchorId="0D029A17">
          <v:shape id="_x0000_i1056" type="#_x0000_t75" style="width:12pt;height:12pt" o:ole="">
            <v:imagedata r:id="rId65" o:title=""/>
          </v:shape>
          <o:OLEObject Type="Embed" ProgID="Equation.DSMT4" ShapeID="_x0000_i1056" DrawAspect="Content" ObjectID="_1815398710" r:id="rId66"/>
        </w:object>
      </w:r>
      <w:r w:rsidRPr="004742FA">
        <w:rPr>
          <w:rFonts w:hint="eastAsia"/>
          <w:color w:val="000000" w:themeColor="text1"/>
          <w:sz w:val="28"/>
          <w:szCs w:val="28"/>
        </w:rPr>
        <w:t>动态调整的特征映射。</w:t>
      </w:r>
    </w:p>
    <w:p w14:paraId="78826C83" w14:textId="77777777" w:rsidR="00661E3E" w:rsidRPr="004742FA" w:rsidRDefault="00661E3E" w:rsidP="004742FA">
      <w:pPr>
        <w:pStyle w:val="ab"/>
        <w:adjustRightInd w:val="0"/>
        <w:snapToGrid w:val="0"/>
        <w:spacing w:line="360" w:lineRule="auto"/>
        <w:ind w:firstLine="560"/>
        <w:rPr>
          <w:sz w:val="28"/>
          <w:szCs w:val="28"/>
        </w:rPr>
      </w:pPr>
      <w:r w:rsidRPr="004742FA">
        <w:rPr>
          <w:rFonts w:hint="eastAsia"/>
          <w:color w:val="000000" w:themeColor="text1"/>
          <w:sz w:val="28"/>
          <w:szCs w:val="28"/>
        </w:rPr>
        <w:t>4.1</w:t>
      </w:r>
      <w:r w:rsidRPr="004742FA">
        <w:rPr>
          <w:rFonts w:hint="eastAsia"/>
        </w:rPr>
        <w:t xml:space="preserve"> </w:t>
      </w:r>
      <w:r w:rsidRPr="004742FA">
        <w:rPr>
          <w:rFonts w:hint="eastAsia"/>
          <w:position w:val="-12"/>
          <w:sz w:val="28"/>
          <w:szCs w:val="28"/>
        </w:rPr>
        <w:object w:dxaOrig="300" w:dyaOrig="360" w14:anchorId="37DE1E20">
          <v:shape id="_x0000_i1057" type="#_x0000_t75" style="width:12pt;height:18pt" o:ole="">
            <v:imagedata r:id="rId67" o:title=""/>
          </v:shape>
          <o:OLEObject Type="Embed" ProgID="Equation.DSMT4" ShapeID="_x0000_i1057" DrawAspect="Content" ObjectID="_1815398711" r:id="rId68"/>
        </w:object>
      </w:r>
      <w:r w:rsidRPr="004742FA">
        <w:rPr>
          <w:rFonts w:hint="eastAsia"/>
          <w:sz w:val="28"/>
          <w:szCs w:val="28"/>
        </w:rPr>
        <w:t>增强尺度感知</w:t>
      </w:r>
    </w:p>
    <w:p w14:paraId="3E89C524" w14:textId="4DE592CE" w:rsidR="00661E3E" w:rsidRPr="004742FA" w:rsidRDefault="00E908E0"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00541645" w:rsidRPr="004742FA">
        <w:rPr>
          <w:rFonts w:hint="eastAsia"/>
          <w:color w:val="000000" w:themeColor="text1"/>
          <w:sz w:val="28"/>
          <w:szCs w:val="28"/>
        </w:rPr>
        <w:t>三重注意特征张量</w:t>
      </w:r>
      <w:r w:rsidR="00541645" w:rsidRPr="004742FA">
        <w:rPr>
          <w:color w:val="000000" w:themeColor="text1"/>
          <w:position w:val="-10"/>
          <w:sz w:val="28"/>
          <w:szCs w:val="28"/>
        </w:rPr>
        <w:object w:dxaOrig="220" w:dyaOrig="260" w14:anchorId="2DB60A29">
          <v:shape id="_x0000_i1058" type="#_x0000_t75" style="width:12pt;height:12pt" o:ole="">
            <v:imagedata r:id="rId38" o:title=""/>
          </v:shape>
          <o:OLEObject Type="Embed" ProgID="Equation.DSMT4" ShapeID="_x0000_i1058" DrawAspect="Content" ObjectID="_1815398712" r:id="rId69"/>
        </w:object>
      </w:r>
      <w:r w:rsidRPr="004742FA">
        <w:rPr>
          <w:color w:val="000000" w:themeColor="text1"/>
          <w:sz w:val="28"/>
          <w:szCs w:val="28"/>
        </w:rPr>
        <w:t>作为</w:t>
      </w:r>
      <w:r w:rsidR="00661E3E" w:rsidRPr="004742FA">
        <w:rPr>
          <w:rFonts w:hint="eastAsia"/>
          <w:color w:val="000000" w:themeColor="text1"/>
          <w:sz w:val="28"/>
          <w:szCs w:val="28"/>
        </w:rPr>
        <w:t>输入特征</w:t>
      </w:r>
      <w:r w:rsidR="00844474" w:rsidRPr="004742FA">
        <w:rPr>
          <w:rFonts w:hint="eastAsia"/>
          <w:color w:val="000000" w:themeColor="text1"/>
          <w:sz w:val="28"/>
          <w:szCs w:val="28"/>
        </w:rPr>
        <w:t>，</w:t>
      </w:r>
      <w:r w:rsidR="00661E3E" w:rsidRPr="004742FA">
        <w:rPr>
          <w:rFonts w:hint="eastAsia"/>
          <w:color w:val="000000" w:themeColor="text1"/>
          <w:sz w:val="28"/>
          <w:szCs w:val="28"/>
        </w:rPr>
        <w:t>首先进行</w:t>
      </w:r>
      <w:r w:rsidR="00661E3E" w:rsidRPr="004742FA">
        <w:rPr>
          <w:rFonts w:hint="eastAsia"/>
          <w:color w:val="000000" w:themeColor="text1"/>
          <w:sz w:val="28"/>
          <w:szCs w:val="28"/>
        </w:rPr>
        <w:t>avg pool</w:t>
      </w:r>
      <w:r w:rsidR="00661E3E" w:rsidRPr="004742FA">
        <w:rPr>
          <w:rFonts w:hint="eastAsia"/>
          <w:color w:val="000000" w:themeColor="text1"/>
          <w:sz w:val="28"/>
          <w:szCs w:val="28"/>
        </w:rPr>
        <w:t>平均池化，来捕捉全局特征</w:t>
      </w:r>
      <w:r w:rsidR="00B75D03" w:rsidRPr="004742FA">
        <w:rPr>
          <w:rFonts w:hint="eastAsia"/>
          <w:color w:val="000000" w:themeColor="text1"/>
          <w:sz w:val="28"/>
          <w:szCs w:val="28"/>
        </w:rPr>
        <w:t>，</w:t>
      </w:r>
      <w:r w:rsidR="00661E3E" w:rsidRPr="004742FA">
        <w:rPr>
          <w:rFonts w:hint="eastAsia"/>
          <w:color w:val="000000" w:themeColor="text1"/>
          <w:sz w:val="28"/>
          <w:szCs w:val="28"/>
        </w:rPr>
        <w:t>然后通过</w:t>
      </w:r>
      <w:r w:rsidR="00661E3E" w:rsidRPr="004742FA">
        <w:rPr>
          <w:rFonts w:hint="eastAsia"/>
          <w:color w:val="000000" w:themeColor="text1"/>
          <w:sz w:val="28"/>
          <w:szCs w:val="28"/>
        </w:rPr>
        <w:t>Conv 1</w:t>
      </w:r>
      <w:r w:rsidR="00661E3E" w:rsidRPr="004742FA">
        <w:rPr>
          <w:rFonts w:hint="eastAsia"/>
          <w:color w:val="000000" w:themeColor="text1"/>
          <w:sz w:val="28"/>
          <w:szCs w:val="28"/>
        </w:rPr>
        <w:t>×</w:t>
      </w:r>
      <w:r w:rsidR="00661E3E" w:rsidRPr="004742FA">
        <w:rPr>
          <w:rFonts w:hint="eastAsia"/>
          <w:color w:val="000000" w:themeColor="text1"/>
          <w:sz w:val="28"/>
          <w:szCs w:val="28"/>
        </w:rPr>
        <w:t>1</w:t>
      </w:r>
      <w:r w:rsidR="00661E3E" w:rsidRPr="004742FA">
        <w:rPr>
          <w:rFonts w:hint="eastAsia"/>
          <w:color w:val="000000" w:themeColor="text1"/>
          <w:sz w:val="28"/>
          <w:szCs w:val="28"/>
        </w:rPr>
        <w:t>线性变换尺度得到重加权特征，捕捉通道间相关性；使用</w:t>
      </w:r>
      <w:r w:rsidR="00661E3E" w:rsidRPr="004742FA">
        <w:rPr>
          <w:rFonts w:hint="eastAsia"/>
          <w:color w:val="000000" w:themeColor="text1"/>
          <w:sz w:val="28"/>
          <w:szCs w:val="28"/>
        </w:rPr>
        <w:t>ReLU</w:t>
      </w:r>
      <w:r w:rsidR="00661E3E" w:rsidRPr="004742FA">
        <w:rPr>
          <w:rFonts w:hint="eastAsia"/>
          <w:color w:val="000000" w:themeColor="text1"/>
          <w:sz w:val="28"/>
          <w:szCs w:val="28"/>
        </w:rPr>
        <w:t>激活函数增强表达非线性尺度特征；通过</w:t>
      </w:r>
      <w:r w:rsidR="00661E3E" w:rsidRPr="004742FA">
        <w:rPr>
          <w:rFonts w:hint="eastAsia"/>
          <w:color w:val="000000" w:themeColor="text1"/>
          <w:sz w:val="28"/>
          <w:szCs w:val="28"/>
        </w:rPr>
        <w:t>Hard sigmoid</w:t>
      </w:r>
      <w:r w:rsidR="00661E3E" w:rsidRPr="004742FA">
        <w:rPr>
          <w:rFonts w:hint="eastAsia"/>
          <w:color w:val="000000" w:themeColor="text1"/>
          <w:sz w:val="28"/>
          <w:szCs w:val="28"/>
        </w:rPr>
        <w:t>压缩尺度特征值到</w:t>
      </w:r>
      <w:r w:rsidR="00661E3E" w:rsidRPr="004742FA">
        <w:rPr>
          <w:rFonts w:hint="eastAsia"/>
          <w:color w:val="000000" w:themeColor="text1"/>
          <w:sz w:val="28"/>
          <w:szCs w:val="28"/>
        </w:rPr>
        <w:t>[0,1]</w:t>
      </w:r>
      <w:r w:rsidR="00661E3E" w:rsidRPr="004742FA">
        <w:rPr>
          <w:rFonts w:hint="eastAsia"/>
          <w:color w:val="000000" w:themeColor="text1"/>
          <w:sz w:val="28"/>
          <w:szCs w:val="28"/>
        </w:rPr>
        <w:t>，生成尺度权重</w:t>
      </w:r>
      <w:r w:rsidR="00B75D03" w:rsidRPr="004742FA">
        <w:rPr>
          <w:rFonts w:hint="eastAsia"/>
          <w:color w:val="000000" w:themeColor="text1"/>
          <w:sz w:val="28"/>
          <w:szCs w:val="28"/>
        </w:rPr>
        <w:t>；</w:t>
      </w:r>
    </w:p>
    <w:p w14:paraId="465CD11E"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4.2 </w:t>
      </w:r>
      <w:r w:rsidRPr="004742FA">
        <w:rPr>
          <w:rFonts w:hint="eastAsia"/>
          <w:position w:val="-12"/>
        </w:rPr>
        <w:object w:dxaOrig="300" w:dyaOrig="360" w14:anchorId="5F368D30">
          <v:shape id="_x0000_i1059" type="#_x0000_t75" style="width:12pt;height:18pt" o:ole="">
            <v:imagedata r:id="rId70" o:title=""/>
          </v:shape>
          <o:OLEObject Type="Embed" ProgID="Equation.DSMT4" ShapeID="_x0000_i1059" DrawAspect="Content" ObjectID="_1815398713" r:id="rId71"/>
        </w:object>
      </w:r>
      <w:r w:rsidRPr="004742FA">
        <w:rPr>
          <w:rFonts w:hint="eastAsia"/>
          <w:color w:val="000000" w:themeColor="text1"/>
          <w:sz w:val="28"/>
          <w:szCs w:val="28"/>
        </w:rPr>
        <w:t>增强空间感知</w:t>
      </w:r>
    </w:p>
    <w:p w14:paraId="71CF39F9" w14:textId="34B53BAB" w:rsidR="00661E3E" w:rsidRPr="004742FA" w:rsidRDefault="00E908E0"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00541645" w:rsidRPr="004742FA">
        <w:rPr>
          <w:rFonts w:hint="eastAsia"/>
          <w:color w:val="000000" w:themeColor="text1"/>
          <w:sz w:val="28"/>
          <w:szCs w:val="28"/>
        </w:rPr>
        <w:t>三重注意特征张量</w:t>
      </w:r>
      <w:r w:rsidR="00541645" w:rsidRPr="004742FA">
        <w:rPr>
          <w:color w:val="000000" w:themeColor="text1"/>
          <w:position w:val="-10"/>
          <w:sz w:val="28"/>
          <w:szCs w:val="28"/>
        </w:rPr>
        <w:object w:dxaOrig="220" w:dyaOrig="260" w14:anchorId="61F0DCF7">
          <v:shape id="_x0000_i1060" type="#_x0000_t75" style="width:12pt;height:12pt" o:ole="">
            <v:imagedata r:id="rId38" o:title=""/>
          </v:shape>
          <o:OLEObject Type="Embed" ProgID="Equation.DSMT4" ShapeID="_x0000_i1060" DrawAspect="Content" ObjectID="_1815398714" r:id="rId72"/>
        </w:object>
      </w:r>
      <w:r w:rsidR="00844474" w:rsidRPr="004742FA">
        <w:rPr>
          <w:rFonts w:hint="eastAsia"/>
          <w:color w:val="000000" w:themeColor="text1"/>
          <w:sz w:val="28"/>
          <w:szCs w:val="28"/>
        </w:rPr>
        <w:t>作为输入特征，</w:t>
      </w:r>
      <w:r w:rsidRPr="004742FA">
        <w:rPr>
          <w:rFonts w:hint="eastAsia"/>
          <w:color w:val="000000" w:themeColor="text1"/>
          <w:sz w:val="28"/>
          <w:szCs w:val="28"/>
        </w:rPr>
        <w:t>先通过</w:t>
      </w:r>
      <w:r w:rsidR="00661E3E" w:rsidRPr="004742FA">
        <w:rPr>
          <w:rFonts w:hint="eastAsia"/>
          <w:color w:val="000000" w:themeColor="text1"/>
          <w:sz w:val="28"/>
          <w:szCs w:val="28"/>
        </w:rPr>
        <w:t>1</w:t>
      </w:r>
      <w:r w:rsidR="00661E3E" w:rsidRPr="004742FA">
        <w:rPr>
          <w:rFonts w:hint="eastAsia"/>
          <w:color w:val="000000" w:themeColor="text1"/>
          <w:sz w:val="28"/>
          <w:szCs w:val="28"/>
        </w:rPr>
        <w:t>×</w:t>
      </w:r>
      <w:r w:rsidR="00661E3E" w:rsidRPr="004742FA">
        <w:rPr>
          <w:rFonts w:hint="eastAsia"/>
          <w:color w:val="000000" w:themeColor="text1"/>
          <w:sz w:val="28"/>
          <w:szCs w:val="28"/>
        </w:rPr>
        <w:t>1</w:t>
      </w:r>
      <w:r w:rsidR="00661E3E" w:rsidRPr="004742FA">
        <w:rPr>
          <w:rFonts w:hint="eastAsia"/>
          <w:color w:val="000000" w:themeColor="text1"/>
          <w:sz w:val="28"/>
          <w:szCs w:val="28"/>
        </w:rPr>
        <w:t>卷积生成偏移量索引，然后通过</w:t>
      </w:r>
      <w:r w:rsidR="00661E3E" w:rsidRPr="004742FA">
        <w:rPr>
          <w:rFonts w:hint="eastAsia"/>
          <w:color w:val="000000" w:themeColor="text1"/>
          <w:sz w:val="28"/>
          <w:szCs w:val="28"/>
        </w:rPr>
        <w:t>3</w:t>
      </w:r>
      <w:r w:rsidR="00661E3E" w:rsidRPr="004742FA">
        <w:rPr>
          <w:rFonts w:hint="eastAsia"/>
          <w:color w:val="000000" w:themeColor="text1"/>
          <w:sz w:val="28"/>
          <w:szCs w:val="28"/>
        </w:rPr>
        <w:t>×</w:t>
      </w:r>
      <w:r w:rsidR="00661E3E" w:rsidRPr="004742FA">
        <w:rPr>
          <w:rFonts w:hint="eastAsia"/>
          <w:color w:val="000000" w:themeColor="text1"/>
          <w:sz w:val="28"/>
          <w:szCs w:val="28"/>
        </w:rPr>
        <w:t>3</w:t>
      </w:r>
      <w:r w:rsidR="00661E3E" w:rsidRPr="004742FA">
        <w:rPr>
          <w:rFonts w:hint="eastAsia"/>
          <w:color w:val="000000" w:themeColor="text1"/>
          <w:sz w:val="28"/>
          <w:szCs w:val="28"/>
        </w:rPr>
        <w:t>卷积细化偏移量索引并捕捉局部空间特征</w:t>
      </w:r>
      <w:r w:rsidR="00B75D03" w:rsidRPr="004742FA">
        <w:rPr>
          <w:rFonts w:hint="eastAsia"/>
          <w:color w:val="000000" w:themeColor="text1"/>
          <w:sz w:val="28"/>
          <w:szCs w:val="28"/>
        </w:rPr>
        <w:t>；</w:t>
      </w:r>
      <w:r w:rsidR="00661E3E" w:rsidRPr="004742FA">
        <w:rPr>
          <w:rFonts w:hint="eastAsia"/>
          <w:color w:val="000000" w:themeColor="text1"/>
          <w:sz w:val="28"/>
          <w:szCs w:val="28"/>
        </w:rPr>
        <w:t>经</w:t>
      </w:r>
      <w:r w:rsidR="00661E3E" w:rsidRPr="004742FA">
        <w:rPr>
          <w:rFonts w:hint="eastAsia"/>
          <w:color w:val="000000" w:themeColor="text1"/>
          <w:sz w:val="28"/>
          <w:szCs w:val="28"/>
        </w:rPr>
        <w:t>Sigmoid</w:t>
      </w:r>
      <w:r w:rsidR="00661E3E" w:rsidRPr="004742FA">
        <w:rPr>
          <w:rFonts w:hint="eastAsia"/>
          <w:color w:val="000000" w:themeColor="text1"/>
          <w:sz w:val="28"/>
          <w:szCs w:val="28"/>
        </w:rPr>
        <w:t>函数将偏移量索引压缩至</w:t>
      </w:r>
      <w:r w:rsidR="00661E3E" w:rsidRPr="004742FA">
        <w:rPr>
          <w:rFonts w:hint="eastAsia"/>
          <w:color w:val="000000" w:themeColor="text1"/>
          <w:sz w:val="28"/>
          <w:szCs w:val="28"/>
        </w:rPr>
        <w:t>[0,1]</w:t>
      </w:r>
      <w:r w:rsidR="00661E3E" w:rsidRPr="004742FA">
        <w:rPr>
          <w:rFonts w:hint="eastAsia"/>
          <w:color w:val="000000" w:themeColor="text1"/>
          <w:sz w:val="28"/>
          <w:szCs w:val="28"/>
        </w:rPr>
        <w:t>区间，</w:t>
      </w:r>
      <w:r w:rsidRPr="004742FA">
        <w:rPr>
          <w:rFonts w:hint="eastAsia"/>
          <w:color w:val="000000" w:themeColor="text1"/>
          <w:sz w:val="28"/>
          <w:szCs w:val="28"/>
        </w:rPr>
        <w:t>生成卷积核采样位置的动态偏移量</w:t>
      </w:r>
      <w:r w:rsidR="00B75D03" w:rsidRPr="004742FA">
        <w:rPr>
          <w:rFonts w:hint="eastAsia"/>
          <w:color w:val="000000" w:themeColor="text1"/>
          <w:sz w:val="28"/>
          <w:szCs w:val="28"/>
        </w:rPr>
        <w:t>；</w:t>
      </w:r>
      <w:r w:rsidR="00661E3E" w:rsidRPr="004742FA">
        <w:rPr>
          <w:rFonts w:hint="eastAsia"/>
          <w:color w:val="000000" w:themeColor="text1"/>
          <w:sz w:val="28"/>
          <w:szCs w:val="28"/>
        </w:rPr>
        <w:t>最终，动态卷积</w:t>
      </w:r>
      <w:r w:rsidR="00661E3E" w:rsidRPr="004742FA">
        <w:rPr>
          <w:rFonts w:hint="eastAsia"/>
          <w:color w:val="000000" w:themeColor="text1"/>
          <w:sz w:val="28"/>
          <w:szCs w:val="28"/>
        </w:rPr>
        <w:t>DConv</w:t>
      </w:r>
      <w:r w:rsidR="00661E3E" w:rsidRPr="004742FA">
        <w:rPr>
          <w:rFonts w:hint="eastAsia"/>
          <w:color w:val="000000" w:themeColor="text1"/>
          <w:sz w:val="28"/>
          <w:szCs w:val="28"/>
        </w:rPr>
        <w:t>依据偏移量动态调整采样位置，聚焦关键区域并生成</w:t>
      </w:r>
      <w:r w:rsidRPr="004742FA">
        <w:rPr>
          <w:rFonts w:hint="eastAsia"/>
          <w:color w:val="000000" w:themeColor="text1"/>
          <w:sz w:val="28"/>
          <w:szCs w:val="28"/>
        </w:rPr>
        <w:t>相应的</w:t>
      </w:r>
      <w:r w:rsidR="00661E3E" w:rsidRPr="004742FA">
        <w:rPr>
          <w:rFonts w:hint="eastAsia"/>
          <w:color w:val="000000" w:themeColor="text1"/>
          <w:sz w:val="28"/>
          <w:szCs w:val="28"/>
        </w:rPr>
        <w:t>空间权重</w:t>
      </w:r>
      <w:r w:rsidR="00B75D03" w:rsidRPr="004742FA">
        <w:rPr>
          <w:rFonts w:hint="eastAsia"/>
          <w:color w:val="000000" w:themeColor="text1"/>
          <w:sz w:val="28"/>
          <w:szCs w:val="28"/>
        </w:rPr>
        <w:t>；</w:t>
      </w:r>
    </w:p>
    <w:p w14:paraId="35EFE9A3"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4.3 </w:t>
      </w:r>
      <w:r w:rsidRPr="004742FA">
        <w:rPr>
          <w:rFonts w:hint="eastAsia"/>
          <w:position w:val="-12"/>
        </w:rPr>
        <w:object w:dxaOrig="320" w:dyaOrig="360" w14:anchorId="4AD342ED">
          <v:shape id="_x0000_i1061" type="#_x0000_t75" style="width:18pt;height:18pt" o:ole="">
            <v:imagedata r:id="rId73" o:title=""/>
          </v:shape>
          <o:OLEObject Type="Embed" ProgID="Equation.DSMT4" ShapeID="_x0000_i1061" DrawAspect="Content" ObjectID="_1815398715" r:id="rId74"/>
        </w:object>
      </w:r>
      <w:r w:rsidRPr="004742FA">
        <w:rPr>
          <w:rFonts w:hint="eastAsia"/>
          <w:color w:val="000000" w:themeColor="text1"/>
          <w:sz w:val="28"/>
          <w:szCs w:val="28"/>
        </w:rPr>
        <w:t>增强任务感知</w:t>
      </w:r>
    </w:p>
    <w:p w14:paraId="4FE2E682" w14:textId="6CBCBC45" w:rsidR="00661E3E" w:rsidRPr="004742FA" w:rsidRDefault="00E908E0"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00541645" w:rsidRPr="004742FA">
        <w:rPr>
          <w:rFonts w:hint="eastAsia"/>
          <w:color w:val="000000" w:themeColor="text1"/>
          <w:sz w:val="28"/>
          <w:szCs w:val="28"/>
        </w:rPr>
        <w:t>三重注意特征张量</w:t>
      </w:r>
      <w:r w:rsidR="00541645" w:rsidRPr="004742FA">
        <w:rPr>
          <w:color w:val="000000" w:themeColor="text1"/>
          <w:position w:val="-10"/>
          <w:sz w:val="28"/>
          <w:szCs w:val="28"/>
        </w:rPr>
        <w:object w:dxaOrig="220" w:dyaOrig="260" w14:anchorId="62BAF129">
          <v:shape id="_x0000_i1062" type="#_x0000_t75" style="width:12pt;height:12pt" o:ole="">
            <v:imagedata r:id="rId38" o:title=""/>
          </v:shape>
          <o:OLEObject Type="Embed" ProgID="Equation.DSMT4" ShapeID="_x0000_i1062" DrawAspect="Content" ObjectID="_1815398716" r:id="rId75"/>
        </w:object>
      </w:r>
      <w:r w:rsidR="005A078F" w:rsidRPr="004742FA">
        <w:rPr>
          <w:rFonts w:hint="eastAsia"/>
          <w:color w:val="000000" w:themeColor="text1"/>
          <w:sz w:val="28"/>
          <w:szCs w:val="28"/>
        </w:rPr>
        <w:t>作为输入特征</w:t>
      </w:r>
      <w:r w:rsidR="007A7829" w:rsidRPr="004742FA">
        <w:rPr>
          <w:rFonts w:hint="eastAsia"/>
          <w:color w:val="000000" w:themeColor="text1"/>
          <w:sz w:val="28"/>
          <w:szCs w:val="28"/>
        </w:rPr>
        <w:t>，</w:t>
      </w:r>
      <w:r w:rsidR="00661E3E" w:rsidRPr="004742FA">
        <w:rPr>
          <w:rFonts w:hint="eastAsia"/>
          <w:color w:val="000000" w:themeColor="text1"/>
          <w:sz w:val="28"/>
          <w:szCs w:val="28"/>
        </w:rPr>
        <w:t>通过平均池化</w:t>
      </w:r>
      <w:r w:rsidR="00661E3E" w:rsidRPr="004742FA">
        <w:rPr>
          <w:rFonts w:hint="eastAsia"/>
          <w:color w:val="000000" w:themeColor="text1"/>
          <w:sz w:val="28"/>
          <w:szCs w:val="28"/>
        </w:rPr>
        <w:t>Avg Pool</w:t>
      </w:r>
      <w:r w:rsidR="00661E3E" w:rsidRPr="004742FA">
        <w:rPr>
          <w:rFonts w:hint="eastAsia"/>
          <w:color w:val="000000" w:themeColor="text1"/>
          <w:sz w:val="28"/>
          <w:szCs w:val="28"/>
        </w:rPr>
        <w:t>捕捉全局特征</w:t>
      </w:r>
      <w:r w:rsidR="00B75D03" w:rsidRPr="004742FA">
        <w:rPr>
          <w:rFonts w:hint="eastAsia"/>
          <w:color w:val="000000" w:themeColor="text1"/>
          <w:sz w:val="28"/>
          <w:szCs w:val="28"/>
        </w:rPr>
        <w:t>；</w:t>
      </w:r>
      <w:r w:rsidR="00661E3E" w:rsidRPr="004742FA">
        <w:rPr>
          <w:rFonts w:hint="eastAsia"/>
          <w:color w:val="000000" w:themeColor="text1"/>
          <w:sz w:val="28"/>
          <w:szCs w:val="28"/>
        </w:rPr>
        <w:t>利用全连接层</w:t>
      </w:r>
      <w:r w:rsidR="00661E3E" w:rsidRPr="004742FA">
        <w:rPr>
          <w:rFonts w:hint="eastAsia"/>
          <w:color w:val="000000" w:themeColor="text1"/>
          <w:sz w:val="28"/>
          <w:szCs w:val="28"/>
        </w:rPr>
        <w:t>fc</w:t>
      </w:r>
      <w:r w:rsidR="00661E3E" w:rsidRPr="004742FA">
        <w:rPr>
          <w:rFonts w:hint="eastAsia"/>
          <w:color w:val="000000" w:themeColor="text1"/>
          <w:sz w:val="28"/>
          <w:szCs w:val="28"/>
        </w:rPr>
        <w:t>进行线性变换，学习通道特征，并生成特征图和偏置项</w:t>
      </w:r>
      <w:r w:rsidR="00B75D03" w:rsidRPr="004742FA">
        <w:rPr>
          <w:rFonts w:hint="eastAsia"/>
          <w:color w:val="000000" w:themeColor="text1"/>
          <w:sz w:val="28"/>
          <w:szCs w:val="28"/>
        </w:rPr>
        <w:t>；</w:t>
      </w:r>
      <w:r w:rsidR="00661E3E" w:rsidRPr="004742FA">
        <w:rPr>
          <w:rFonts w:hint="eastAsia"/>
          <w:color w:val="000000" w:themeColor="text1"/>
          <w:sz w:val="28"/>
          <w:szCs w:val="28"/>
        </w:rPr>
        <w:t>采用</w:t>
      </w:r>
      <w:r w:rsidR="00661E3E" w:rsidRPr="004742FA">
        <w:rPr>
          <w:rFonts w:hint="eastAsia"/>
          <w:color w:val="000000" w:themeColor="text1"/>
          <w:sz w:val="28"/>
          <w:szCs w:val="28"/>
        </w:rPr>
        <w:t>ReLU</w:t>
      </w:r>
      <w:r w:rsidR="00661E3E" w:rsidRPr="004742FA">
        <w:rPr>
          <w:rFonts w:hint="eastAsia"/>
          <w:color w:val="000000" w:themeColor="text1"/>
          <w:sz w:val="28"/>
          <w:szCs w:val="28"/>
        </w:rPr>
        <w:t>激活函数将负值置零，增强特征的非线性表达能力</w:t>
      </w:r>
      <w:r w:rsidR="00B75D03" w:rsidRPr="004742FA">
        <w:rPr>
          <w:rFonts w:hint="eastAsia"/>
          <w:color w:val="000000" w:themeColor="text1"/>
          <w:sz w:val="28"/>
          <w:szCs w:val="28"/>
        </w:rPr>
        <w:t>；</w:t>
      </w:r>
      <w:r w:rsidR="00661E3E" w:rsidRPr="004742FA">
        <w:rPr>
          <w:rFonts w:hint="eastAsia"/>
          <w:color w:val="000000" w:themeColor="text1"/>
          <w:sz w:val="28"/>
          <w:szCs w:val="28"/>
        </w:rPr>
        <w:t>然后通过第二个全连接层</w:t>
      </w:r>
      <w:r w:rsidR="00661E3E" w:rsidRPr="004742FA">
        <w:rPr>
          <w:rFonts w:hint="eastAsia"/>
          <w:color w:val="000000" w:themeColor="text1"/>
          <w:sz w:val="28"/>
          <w:szCs w:val="28"/>
        </w:rPr>
        <w:t>fc</w:t>
      </w:r>
      <w:r w:rsidR="00661E3E" w:rsidRPr="004742FA">
        <w:rPr>
          <w:rFonts w:hint="eastAsia"/>
          <w:color w:val="000000" w:themeColor="text1"/>
          <w:sz w:val="28"/>
          <w:szCs w:val="28"/>
        </w:rPr>
        <w:t>细化通道特征，捕捉更多通道细节</w:t>
      </w:r>
      <w:r w:rsidR="00B75D03" w:rsidRPr="004742FA">
        <w:rPr>
          <w:rFonts w:hint="eastAsia"/>
          <w:color w:val="000000" w:themeColor="text1"/>
          <w:sz w:val="28"/>
          <w:szCs w:val="28"/>
        </w:rPr>
        <w:t>；</w:t>
      </w:r>
      <w:r w:rsidR="00661E3E" w:rsidRPr="004742FA">
        <w:rPr>
          <w:rFonts w:hint="eastAsia"/>
          <w:color w:val="000000" w:themeColor="text1"/>
          <w:sz w:val="28"/>
          <w:szCs w:val="28"/>
        </w:rPr>
        <w:t>利用</w:t>
      </w:r>
      <w:r w:rsidR="00661E3E" w:rsidRPr="004742FA">
        <w:rPr>
          <w:rFonts w:hint="eastAsia"/>
          <w:color w:val="000000" w:themeColor="text1"/>
          <w:sz w:val="28"/>
          <w:szCs w:val="28"/>
        </w:rPr>
        <w:t>Normalize</w:t>
      </w:r>
      <w:r w:rsidR="00661E3E" w:rsidRPr="004742FA">
        <w:rPr>
          <w:rFonts w:hint="eastAsia"/>
          <w:color w:val="000000" w:themeColor="text1"/>
          <w:sz w:val="28"/>
          <w:szCs w:val="28"/>
        </w:rPr>
        <w:t>函数对特征进行归一化处理，使其符合正态分布，从而减少协变量偏移</w:t>
      </w:r>
      <w:r w:rsidR="00B75D03" w:rsidRPr="004742FA">
        <w:rPr>
          <w:rFonts w:hint="eastAsia"/>
          <w:color w:val="000000" w:themeColor="text1"/>
          <w:sz w:val="28"/>
          <w:szCs w:val="28"/>
        </w:rPr>
        <w:t>；</w:t>
      </w:r>
      <w:r w:rsidR="00661E3E" w:rsidRPr="004742FA">
        <w:rPr>
          <w:rFonts w:hint="eastAsia"/>
          <w:color w:val="000000" w:themeColor="text1"/>
          <w:sz w:val="28"/>
          <w:szCs w:val="28"/>
        </w:rPr>
        <w:t>最后，通过</w:t>
      </w:r>
      <w:r w:rsidR="00661E3E" w:rsidRPr="004742FA">
        <w:rPr>
          <w:rFonts w:hint="eastAsia"/>
          <w:color w:val="000000" w:themeColor="text1"/>
          <w:sz w:val="28"/>
          <w:szCs w:val="28"/>
        </w:rPr>
        <w:t>Concat</w:t>
      </w:r>
      <w:r w:rsidR="00661E3E" w:rsidRPr="004742FA">
        <w:rPr>
          <w:rFonts w:hint="eastAsia"/>
          <w:color w:val="000000" w:themeColor="text1"/>
          <w:sz w:val="28"/>
          <w:szCs w:val="28"/>
        </w:rPr>
        <w:t>操作将特征图与第二个全连接层的偏置项进行拼接，生成任务权重。</w:t>
      </w:r>
    </w:p>
    <w:p w14:paraId="4EB1F054"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4.4 </w:t>
      </w:r>
      <w:r w:rsidRPr="004742FA">
        <w:rPr>
          <w:rFonts w:hint="eastAsia"/>
          <w:color w:val="000000" w:themeColor="text1"/>
          <w:sz w:val="28"/>
          <w:szCs w:val="28"/>
        </w:rPr>
        <w:t>融合尺度、空间和任务权重</w:t>
      </w:r>
    </w:p>
    <w:p w14:paraId="1B5D9DF6"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w:t>
      </w:r>
      <w:r w:rsidRPr="004742FA">
        <w:rPr>
          <w:rFonts w:hint="eastAsia"/>
          <w:color w:val="000000" w:themeColor="text1"/>
          <w:sz w:val="28"/>
          <w:szCs w:val="28"/>
        </w:rPr>
        <w:t>4.1</w:t>
      </w:r>
      <w:r w:rsidRPr="004742FA">
        <w:rPr>
          <w:rFonts w:hint="eastAsia"/>
          <w:color w:val="000000" w:themeColor="text1"/>
          <w:sz w:val="28"/>
          <w:szCs w:val="28"/>
        </w:rPr>
        <w:t>、</w:t>
      </w:r>
      <w:r w:rsidRPr="004742FA">
        <w:rPr>
          <w:rFonts w:hint="eastAsia"/>
          <w:color w:val="000000" w:themeColor="text1"/>
          <w:sz w:val="28"/>
          <w:szCs w:val="28"/>
        </w:rPr>
        <w:t>4.2</w:t>
      </w:r>
      <w:r w:rsidRPr="004742FA">
        <w:rPr>
          <w:rFonts w:hint="eastAsia"/>
          <w:color w:val="000000" w:themeColor="text1"/>
          <w:sz w:val="28"/>
          <w:szCs w:val="28"/>
        </w:rPr>
        <w:t>和</w:t>
      </w:r>
      <w:r w:rsidRPr="004742FA">
        <w:rPr>
          <w:rFonts w:hint="eastAsia"/>
          <w:color w:val="000000" w:themeColor="text1"/>
          <w:sz w:val="28"/>
          <w:szCs w:val="28"/>
        </w:rPr>
        <w:t>4.3</w:t>
      </w:r>
      <w:r w:rsidRPr="004742FA">
        <w:rPr>
          <w:rFonts w:hint="eastAsia"/>
          <w:color w:val="000000" w:themeColor="text1"/>
          <w:sz w:val="28"/>
          <w:szCs w:val="28"/>
        </w:rPr>
        <w:t>生成的权重融合于原始特征图，输出尺度、空间和任务感知增强的特征图。</w:t>
      </w:r>
    </w:p>
    <w:p w14:paraId="718198DE"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所述步骤</w:t>
      </w:r>
      <w:r w:rsidRPr="004742FA">
        <w:rPr>
          <w:color w:val="000000" w:themeColor="text1"/>
          <w:sz w:val="28"/>
          <w:szCs w:val="28"/>
        </w:rPr>
        <w:t>5</w:t>
      </w:r>
      <w:r w:rsidRPr="004742FA">
        <w:rPr>
          <w:rFonts w:hint="eastAsia"/>
          <w:color w:val="000000" w:themeColor="text1"/>
          <w:sz w:val="28"/>
          <w:szCs w:val="28"/>
        </w:rPr>
        <w:t>对网络进行优化</w:t>
      </w:r>
      <w:r w:rsidRPr="004742FA">
        <w:rPr>
          <w:color w:val="000000" w:themeColor="text1"/>
          <w:sz w:val="28"/>
          <w:szCs w:val="28"/>
        </w:rPr>
        <w:t>具体过程为：</w:t>
      </w:r>
    </w:p>
    <w:p w14:paraId="09BF6EF8" w14:textId="6791746E"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本发明</w:t>
      </w:r>
      <w:r w:rsidR="00EA49DB" w:rsidRPr="004742FA">
        <w:rPr>
          <w:rFonts w:hint="eastAsia"/>
          <w:color w:val="000000" w:themeColor="text1"/>
          <w:sz w:val="28"/>
          <w:szCs w:val="28"/>
        </w:rPr>
        <w:t>向</w:t>
      </w:r>
      <w:r w:rsidR="00E908E0" w:rsidRPr="004742FA">
        <w:rPr>
          <w:rFonts w:hint="eastAsia"/>
          <w:color w:val="000000" w:themeColor="text1"/>
          <w:sz w:val="28"/>
          <w:szCs w:val="28"/>
        </w:rPr>
        <w:t>经过步骤</w:t>
      </w:r>
      <w:r w:rsidR="00E908E0" w:rsidRPr="004742FA">
        <w:rPr>
          <w:color w:val="000000" w:themeColor="text1"/>
          <w:sz w:val="28"/>
          <w:szCs w:val="28"/>
        </w:rPr>
        <w:t>2</w:t>
      </w:r>
      <w:r w:rsidR="00E908E0" w:rsidRPr="004742FA">
        <w:rPr>
          <w:rFonts w:hint="eastAsia"/>
          <w:color w:val="000000" w:themeColor="text1"/>
          <w:sz w:val="28"/>
          <w:szCs w:val="28"/>
        </w:rPr>
        <w:t>、步骤</w:t>
      </w:r>
      <w:r w:rsidR="00E908E0" w:rsidRPr="004742FA">
        <w:rPr>
          <w:color w:val="000000" w:themeColor="text1"/>
          <w:sz w:val="28"/>
          <w:szCs w:val="28"/>
        </w:rPr>
        <w:t>3</w:t>
      </w:r>
      <w:r w:rsidR="00E908E0" w:rsidRPr="004742FA">
        <w:rPr>
          <w:rFonts w:hint="eastAsia"/>
          <w:color w:val="000000" w:themeColor="text1"/>
          <w:sz w:val="28"/>
          <w:szCs w:val="28"/>
        </w:rPr>
        <w:t>以及步骤</w:t>
      </w:r>
      <w:r w:rsidR="00E908E0" w:rsidRPr="004742FA">
        <w:rPr>
          <w:color w:val="000000" w:themeColor="text1"/>
          <w:sz w:val="28"/>
          <w:szCs w:val="28"/>
        </w:rPr>
        <w:t>4</w:t>
      </w:r>
      <w:r w:rsidR="00E908E0" w:rsidRPr="004742FA">
        <w:rPr>
          <w:rFonts w:hint="eastAsia"/>
          <w:color w:val="000000" w:themeColor="text1"/>
          <w:sz w:val="28"/>
          <w:szCs w:val="28"/>
        </w:rPr>
        <w:t>改进后的</w:t>
      </w:r>
      <w:r w:rsidR="00E908E0" w:rsidRPr="004742FA">
        <w:rPr>
          <w:color w:val="000000" w:themeColor="text1"/>
          <w:sz w:val="28"/>
          <w:szCs w:val="28"/>
        </w:rPr>
        <w:t>YOLOv8n</w:t>
      </w:r>
      <w:r w:rsidR="00EA49DB" w:rsidRPr="004742FA">
        <w:rPr>
          <w:rFonts w:hint="eastAsia"/>
          <w:color w:val="000000" w:themeColor="text1"/>
          <w:sz w:val="28"/>
          <w:szCs w:val="28"/>
        </w:rPr>
        <w:t>中</w:t>
      </w:r>
      <w:r w:rsidRPr="004742FA">
        <w:rPr>
          <w:rFonts w:hint="eastAsia"/>
          <w:color w:val="000000" w:themeColor="text1"/>
          <w:sz w:val="28"/>
          <w:szCs w:val="28"/>
        </w:rPr>
        <w:t>引入一个更浅层的检测分支，并将</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特征图上采样至</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00EA49DB" w:rsidRPr="004742FA">
        <w:rPr>
          <w:rFonts w:hint="eastAsia"/>
          <w:color w:val="000000" w:themeColor="text1"/>
          <w:sz w:val="28"/>
          <w:szCs w:val="28"/>
        </w:rPr>
        <w:t>；</w:t>
      </w:r>
      <w:r w:rsidR="00E908E0" w:rsidRPr="004742FA">
        <w:rPr>
          <w:rFonts w:hint="eastAsia"/>
          <w:color w:val="000000" w:themeColor="text1"/>
          <w:sz w:val="28"/>
          <w:szCs w:val="28"/>
        </w:rPr>
        <w:t>原始的</w:t>
      </w:r>
      <w:r w:rsidR="00E908E0" w:rsidRPr="004742FA">
        <w:rPr>
          <w:color w:val="000000" w:themeColor="text1"/>
          <w:sz w:val="28"/>
          <w:szCs w:val="28"/>
        </w:rPr>
        <w:t>YOLOv8n</w:t>
      </w:r>
      <w:r w:rsidR="00E908E0" w:rsidRPr="004742FA">
        <w:rPr>
          <w:rFonts w:hint="eastAsia"/>
          <w:color w:val="000000" w:themeColor="text1"/>
          <w:sz w:val="28"/>
          <w:szCs w:val="28"/>
        </w:rPr>
        <w:t>的</w:t>
      </w:r>
      <w:r w:rsidRPr="004742FA">
        <w:rPr>
          <w:rFonts w:hint="eastAsia"/>
          <w:color w:val="000000" w:themeColor="text1"/>
          <w:sz w:val="28"/>
          <w:szCs w:val="28"/>
        </w:rPr>
        <w:t>主干网络通过卷积和池化进行下采样，逐渐减小特征图的尺寸，同时不断学习目标的特征信息，随后将主干网络中输</w:t>
      </w:r>
      <w:r w:rsidR="00E908E0" w:rsidRPr="004742FA">
        <w:rPr>
          <w:rFonts w:hint="eastAsia"/>
          <w:color w:val="000000" w:themeColor="text1"/>
          <w:sz w:val="28"/>
          <w:szCs w:val="28"/>
        </w:rPr>
        <w:t>出</w:t>
      </w:r>
      <w:r w:rsidRPr="004742FA">
        <w:rPr>
          <w:rFonts w:hint="eastAsia"/>
          <w:color w:val="000000" w:themeColor="text1"/>
          <w:sz w:val="28"/>
          <w:szCs w:val="28"/>
        </w:rPr>
        <w:t>维度为</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和</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的特征图，送入</w:t>
      </w:r>
      <w:r w:rsidRPr="004742FA">
        <w:rPr>
          <w:rFonts w:hint="eastAsia"/>
          <w:color w:val="000000" w:themeColor="text1"/>
          <w:sz w:val="28"/>
          <w:szCs w:val="28"/>
        </w:rPr>
        <w:t>Neck</w:t>
      </w:r>
      <w:r w:rsidRPr="004742FA">
        <w:rPr>
          <w:rFonts w:hint="eastAsia"/>
          <w:color w:val="000000" w:themeColor="text1"/>
          <w:sz w:val="28"/>
          <w:szCs w:val="28"/>
        </w:rPr>
        <w:t>部分进行特征融合</w:t>
      </w:r>
      <w:r w:rsidR="00EA49DB" w:rsidRPr="004742FA">
        <w:rPr>
          <w:rFonts w:hint="eastAsia"/>
          <w:color w:val="000000" w:themeColor="text1"/>
          <w:sz w:val="28"/>
          <w:szCs w:val="28"/>
        </w:rPr>
        <w:t>；</w:t>
      </w:r>
      <w:r w:rsidRPr="004742FA">
        <w:rPr>
          <w:rFonts w:hint="eastAsia"/>
          <w:color w:val="000000" w:themeColor="text1"/>
          <w:sz w:val="28"/>
          <w:szCs w:val="28"/>
        </w:rPr>
        <w:t>对</w:t>
      </w:r>
      <w:r w:rsidR="001A2956" w:rsidRPr="004742FA">
        <w:rPr>
          <w:rFonts w:hint="eastAsia"/>
          <w:color w:val="000000" w:themeColor="text1"/>
          <w:sz w:val="28"/>
          <w:szCs w:val="28"/>
        </w:rPr>
        <w:t>经过步骤</w:t>
      </w:r>
      <w:r w:rsidR="001A2956" w:rsidRPr="004742FA">
        <w:rPr>
          <w:rFonts w:hint="eastAsia"/>
          <w:color w:val="000000" w:themeColor="text1"/>
          <w:sz w:val="28"/>
          <w:szCs w:val="28"/>
        </w:rPr>
        <w:t>2</w:t>
      </w:r>
      <w:r w:rsidR="001A2956" w:rsidRPr="004742FA">
        <w:rPr>
          <w:rFonts w:hint="eastAsia"/>
          <w:color w:val="000000" w:themeColor="text1"/>
          <w:sz w:val="28"/>
          <w:szCs w:val="28"/>
        </w:rPr>
        <w:t>、步骤</w:t>
      </w:r>
      <w:r w:rsidR="001A2956" w:rsidRPr="004742FA">
        <w:rPr>
          <w:rFonts w:hint="eastAsia"/>
          <w:color w:val="000000" w:themeColor="text1"/>
          <w:sz w:val="28"/>
          <w:szCs w:val="28"/>
        </w:rPr>
        <w:t>3</w:t>
      </w:r>
      <w:r w:rsidR="001A2956" w:rsidRPr="004742FA">
        <w:rPr>
          <w:rFonts w:hint="eastAsia"/>
          <w:color w:val="000000" w:themeColor="text1"/>
          <w:sz w:val="28"/>
          <w:szCs w:val="28"/>
        </w:rPr>
        <w:t>以及步骤</w:t>
      </w:r>
      <w:r w:rsidR="001A2956" w:rsidRPr="004742FA">
        <w:rPr>
          <w:rFonts w:hint="eastAsia"/>
          <w:color w:val="000000" w:themeColor="text1"/>
          <w:sz w:val="28"/>
          <w:szCs w:val="28"/>
        </w:rPr>
        <w:t>4</w:t>
      </w:r>
      <w:r w:rsidR="001A2956" w:rsidRPr="004742FA">
        <w:rPr>
          <w:rFonts w:hint="eastAsia"/>
          <w:color w:val="000000" w:themeColor="text1"/>
          <w:sz w:val="28"/>
          <w:szCs w:val="28"/>
        </w:rPr>
        <w:t>改进后的</w:t>
      </w:r>
      <w:r w:rsidR="001A2956" w:rsidRPr="004742FA">
        <w:rPr>
          <w:rFonts w:hint="eastAsia"/>
          <w:color w:val="000000" w:themeColor="text1"/>
          <w:sz w:val="28"/>
          <w:szCs w:val="28"/>
        </w:rPr>
        <w:t>YOLOv8n</w:t>
      </w:r>
      <w:r w:rsidR="00E908E0" w:rsidRPr="004742FA">
        <w:rPr>
          <w:rFonts w:hint="eastAsia"/>
          <w:color w:val="000000" w:themeColor="text1"/>
          <w:sz w:val="28"/>
          <w:szCs w:val="28"/>
        </w:rPr>
        <w:t>的</w:t>
      </w:r>
      <w:r w:rsidR="00EA49DB" w:rsidRPr="004742FA">
        <w:rPr>
          <w:rFonts w:hint="eastAsia"/>
          <w:color w:val="000000" w:themeColor="text1"/>
          <w:sz w:val="28"/>
          <w:szCs w:val="28"/>
        </w:rPr>
        <w:t>主干</w:t>
      </w:r>
      <w:r w:rsidRPr="004742FA">
        <w:rPr>
          <w:rFonts w:hint="eastAsia"/>
          <w:color w:val="000000" w:themeColor="text1"/>
          <w:sz w:val="28"/>
          <w:szCs w:val="28"/>
        </w:rPr>
        <w:t>网络结构进行优化，将主干网络中用于</w:t>
      </w:r>
      <w:r w:rsidRPr="004742FA">
        <w:rPr>
          <w:rFonts w:hint="eastAsia"/>
          <w:color w:val="000000" w:themeColor="text1"/>
          <w:sz w:val="28"/>
          <w:szCs w:val="28"/>
        </w:rPr>
        <w:t>Neck</w:t>
      </w:r>
      <w:r w:rsidRPr="004742FA">
        <w:rPr>
          <w:rFonts w:hint="eastAsia"/>
          <w:color w:val="000000" w:themeColor="text1"/>
          <w:sz w:val="28"/>
          <w:szCs w:val="28"/>
        </w:rPr>
        <w:t>部分特征融合的特征图尺度调整为</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和</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Pr="004742FA">
        <w:rPr>
          <w:rFonts w:hint="eastAsia"/>
          <w:color w:val="000000" w:themeColor="text1"/>
          <w:sz w:val="28"/>
          <w:szCs w:val="28"/>
        </w:rPr>
        <w:t>，并增加一个</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Pr="004742FA">
        <w:rPr>
          <w:rFonts w:hint="eastAsia"/>
          <w:color w:val="000000" w:themeColor="text1"/>
          <w:sz w:val="28"/>
          <w:szCs w:val="28"/>
        </w:rPr>
        <w:t>的小目标检测头。</w:t>
      </w:r>
    </w:p>
    <w:p w14:paraId="1010CA0F" w14:textId="77777777" w:rsidR="00661E3E" w:rsidRPr="004742FA" w:rsidRDefault="00661E3E"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所述步骤</w:t>
      </w:r>
      <w:r w:rsidRPr="004742FA">
        <w:rPr>
          <w:rFonts w:hint="eastAsia"/>
          <w:color w:val="000000" w:themeColor="text1"/>
          <w:sz w:val="28"/>
          <w:szCs w:val="28"/>
        </w:rPr>
        <w:t>6</w:t>
      </w:r>
      <w:r w:rsidRPr="004742FA">
        <w:rPr>
          <w:rFonts w:hint="eastAsia"/>
          <w:color w:val="000000" w:themeColor="text1"/>
          <w:sz w:val="28"/>
          <w:szCs w:val="28"/>
        </w:rPr>
        <w:t>使用训练集对改进后的模型进行训练的</w:t>
      </w:r>
      <w:r w:rsidRPr="004742FA">
        <w:rPr>
          <w:color w:val="000000" w:themeColor="text1"/>
          <w:sz w:val="28"/>
          <w:szCs w:val="28"/>
        </w:rPr>
        <w:t>具体过程为：</w:t>
      </w:r>
    </w:p>
    <w:p w14:paraId="7EE7AAC2" w14:textId="522C7FCB" w:rsidR="00EA49DB" w:rsidRPr="004742FA" w:rsidRDefault="00661E3E"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使用标注好的训练集对改进后的目标检测模型开展训练流程，基于优化算法迭代调整模型参数，以最小化预设损失函数为目标进行参数寻优</w:t>
      </w:r>
      <w:r w:rsidR="00EA49DB" w:rsidRPr="004742FA">
        <w:rPr>
          <w:rFonts w:hint="eastAsia"/>
          <w:color w:val="000000" w:themeColor="text1"/>
          <w:sz w:val="28"/>
          <w:szCs w:val="28"/>
        </w:rPr>
        <w:t>；</w:t>
      </w:r>
    </w:p>
    <w:p w14:paraId="4E98CBD0" w14:textId="102F74CD" w:rsidR="00661E3E" w:rsidRPr="004742FA" w:rsidRDefault="00661E3E" w:rsidP="004742FA">
      <w:pPr>
        <w:adjustRightInd w:val="0"/>
        <w:snapToGrid w:val="0"/>
        <w:spacing w:line="360" w:lineRule="auto"/>
        <w:ind w:firstLineChars="200" w:firstLine="560"/>
        <w:rPr>
          <w:sz w:val="28"/>
          <w:szCs w:val="28"/>
        </w:rPr>
      </w:pPr>
      <w:r w:rsidRPr="004742FA">
        <w:rPr>
          <w:rFonts w:hint="eastAsia"/>
          <w:color w:val="000000" w:themeColor="text1"/>
          <w:sz w:val="28"/>
          <w:szCs w:val="28"/>
        </w:rPr>
        <w:t>当训练收敛后，</w:t>
      </w:r>
      <w:r w:rsidRPr="004742FA">
        <w:rPr>
          <w:color w:val="000000" w:themeColor="text1"/>
          <w:sz w:val="28"/>
          <w:szCs w:val="28"/>
        </w:rPr>
        <w:t>保存在验证集上表现最佳的权重文件</w:t>
      </w:r>
      <w:r w:rsidRPr="004742FA">
        <w:rPr>
          <w:rFonts w:hint="eastAsia"/>
          <w:color w:val="000000" w:themeColor="text1"/>
          <w:sz w:val="28"/>
          <w:szCs w:val="28"/>
        </w:rPr>
        <w:t>构建目标检测模型</w:t>
      </w:r>
      <w:r w:rsidR="00EA49DB" w:rsidRPr="004742FA">
        <w:rPr>
          <w:rFonts w:hint="eastAsia"/>
          <w:color w:val="000000" w:themeColor="text1"/>
          <w:sz w:val="28"/>
          <w:szCs w:val="28"/>
        </w:rPr>
        <w:t>，</w:t>
      </w:r>
      <w:r w:rsidRPr="004742FA">
        <w:rPr>
          <w:rFonts w:hint="eastAsia"/>
          <w:color w:val="000000" w:themeColor="text1"/>
          <w:sz w:val="28"/>
          <w:szCs w:val="28"/>
        </w:rPr>
        <w:t>将该最优权重文件部署至无人机推理环境，无人机执行任务时实时采集环境数据，调用集成的目标检测模型完成小目标检测，实现端到端的智能感知应用。</w:t>
      </w:r>
    </w:p>
    <w:p w14:paraId="3F02D7FE" w14:textId="77777777" w:rsidR="00544CBE" w:rsidRPr="004742FA" w:rsidRDefault="009F6A6B" w:rsidP="004742FA">
      <w:pPr>
        <w:adjustRightInd w:val="0"/>
        <w:snapToGrid w:val="0"/>
        <w:spacing w:line="360" w:lineRule="auto"/>
        <w:ind w:firstLineChars="200" w:firstLine="560"/>
        <w:rPr>
          <w:rFonts w:cs="宋体"/>
          <w:kern w:val="0"/>
          <w:sz w:val="28"/>
          <w:szCs w:val="28"/>
        </w:rPr>
      </w:pPr>
      <w:r w:rsidRPr="004742FA">
        <w:rPr>
          <w:rFonts w:hint="eastAsia"/>
          <w:sz w:val="28"/>
          <w:szCs w:val="28"/>
        </w:rPr>
        <w:t>本</w:t>
      </w:r>
      <w:r w:rsidR="00AC75B7" w:rsidRPr="004742FA">
        <w:rPr>
          <w:rFonts w:hint="eastAsia"/>
          <w:sz w:val="28"/>
          <w:szCs w:val="28"/>
        </w:rPr>
        <w:t>发明</w:t>
      </w:r>
      <w:r w:rsidRPr="004742FA">
        <w:rPr>
          <w:rFonts w:hint="eastAsia"/>
          <w:sz w:val="28"/>
          <w:szCs w:val="28"/>
        </w:rPr>
        <w:t>的有益效果：</w:t>
      </w:r>
      <w:r w:rsidR="00544CBE" w:rsidRPr="004742FA">
        <w:rPr>
          <w:rFonts w:cs="宋体"/>
          <w:kern w:val="0"/>
          <w:sz w:val="28"/>
          <w:szCs w:val="28"/>
        </w:rPr>
        <w:t xml:space="preserve"> </w:t>
      </w:r>
    </w:p>
    <w:p w14:paraId="08441644" w14:textId="07A09F16" w:rsidR="00EA49DB" w:rsidRPr="004742FA" w:rsidRDefault="00EA49DB" w:rsidP="004742FA">
      <w:pPr>
        <w:adjustRightInd w:val="0"/>
        <w:snapToGrid w:val="0"/>
        <w:spacing w:line="360" w:lineRule="auto"/>
        <w:ind w:firstLineChars="200" w:firstLine="560"/>
        <w:textAlignment w:val="baseline"/>
        <w:rPr>
          <w:color w:val="000000" w:themeColor="text1"/>
          <w:sz w:val="28"/>
          <w:szCs w:val="28"/>
        </w:rPr>
      </w:pPr>
      <w:r w:rsidRPr="004742FA">
        <w:rPr>
          <w:rFonts w:hint="eastAsia"/>
          <w:color w:val="000000" w:themeColor="text1"/>
          <w:sz w:val="28"/>
          <w:szCs w:val="28"/>
        </w:rPr>
        <w:t>1</w:t>
      </w:r>
      <w:r w:rsidRPr="004742FA">
        <w:rPr>
          <w:rFonts w:hint="eastAsia"/>
          <w:color w:val="000000" w:themeColor="text1"/>
          <w:sz w:val="28"/>
          <w:szCs w:val="28"/>
        </w:rPr>
        <w:t>、本发明设计得到</w:t>
      </w:r>
      <w:r w:rsidRPr="004742FA">
        <w:rPr>
          <w:rFonts w:hint="eastAsia"/>
          <w:color w:val="000000" w:themeColor="text1"/>
          <w:sz w:val="28"/>
          <w:szCs w:val="28"/>
        </w:rPr>
        <w:t>CRConv</w:t>
      </w:r>
      <w:r w:rsidRPr="004742FA">
        <w:rPr>
          <w:rFonts w:hint="eastAsia"/>
          <w:color w:val="000000" w:themeColor="text1"/>
          <w:sz w:val="28"/>
          <w:szCs w:val="28"/>
        </w:rPr>
        <w:t>，</w:t>
      </w:r>
      <w:r w:rsidR="00671167" w:rsidRPr="004742FA">
        <w:rPr>
          <w:rFonts w:hint="eastAsia"/>
          <w:color w:val="000000" w:themeColor="text1"/>
          <w:sz w:val="28"/>
          <w:szCs w:val="28"/>
        </w:rPr>
        <w:t>具体设计就是使用</w:t>
      </w:r>
      <w:r w:rsidR="00671167" w:rsidRPr="004742FA">
        <w:rPr>
          <w:rFonts w:hint="eastAsia"/>
          <w:color w:val="000000" w:themeColor="text1"/>
          <w:sz w:val="28"/>
          <w:szCs w:val="28"/>
        </w:rPr>
        <w:t>RFAConv</w:t>
      </w:r>
      <w:r w:rsidR="00671167" w:rsidRPr="004742FA">
        <w:rPr>
          <w:rFonts w:hint="eastAsia"/>
          <w:color w:val="000000" w:themeColor="text1"/>
          <w:sz w:val="28"/>
          <w:szCs w:val="28"/>
        </w:rPr>
        <w:t>优化</w:t>
      </w:r>
      <w:r w:rsidRPr="004742FA">
        <w:rPr>
          <w:rFonts w:hint="eastAsia"/>
          <w:color w:val="000000" w:themeColor="text1"/>
          <w:sz w:val="28"/>
          <w:szCs w:val="28"/>
        </w:rPr>
        <w:t>特征提取网络中的</w:t>
      </w:r>
      <w:r w:rsidRPr="004742FA">
        <w:rPr>
          <w:rFonts w:hint="eastAsia"/>
          <w:color w:val="000000" w:themeColor="text1"/>
          <w:sz w:val="28"/>
          <w:szCs w:val="28"/>
        </w:rPr>
        <w:t>C2f</w:t>
      </w:r>
      <w:r w:rsidR="00671167" w:rsidRPr="004742FA">
        <w:rPr>
          <w:rFonts w:hint="eastAsia"/>
          <w:color w:val="000000" w:themeColor="text1"/>
          <w:sz w:val="28"/>
          <w:szCs w:val="28"/>
        </w:rPr>
        <w:t>，</w:t>
      </w:r>
      <w:r w:rsidR="00671167" w:rsidRPr="004742FA">
        <w:rPr>
          <w:rFonts w:hint="eastAsia"/>
          <w:color w:val="000000" w:themeColor="text1"/>
          <w:sz w:val="28"/>
          <w:szCs w:val="28"/>
        </w:rPr>
        <w:t>RFAConv</w:t>
      </w:r>
      <w:r w:rsidR="00671167" w:rsidRPr="004742FA">
        <w:rPr>
          <w:rFonts w:hint="eastAsia"/>
          <w:color w:val="000000" w:themeColor="text1"/>
          <w:sz w:val="28"/>
          <w:szCs w:val="28"/>
        </w:rPr>
        <w:t>通过两个分支得到了感受野注意力图和感受野空间特征图，提高卷积操作的全局感知能力和特征选择性，让模型更好地处理复杂结构和关键区域</w:t>
      </w:r>
      <w:r w:rsidRPr="004742FA">
        <w:rPr>
          <w:rFonts w:hint="eastAsia"/>
          <w:color w:val="000000" w:themeColor="text1"/>
          <w:sz w:val="28"/>
          <w:szCs w:val="28"/>
        </w:rPr>
        <w:t>。通过改进</w:t>
      </w:r>
      <w:r w:rsidRPr="004742FA">
        <w:rPr>
          <w:rFonts w:hint="eastAsia"/>
          <w:color w:val="000000" w:themeColor="text1"/>
          <w:sz w:val="28"/>
          <w:szCs w:val="28"/>
        </w:rPr>
        <w:t>C2f</w:t>
      </w:r>
      <w:r w:rsidRPr="004742FA">
        <w:rPr>
          <w:rFonts w:hint="eastAsia"/>
          <w:color w:val="000000" w:themeColor="text1"/>
          <w:sz w:val="28"/>
          <w:szCs w:val="28"/>
        </w:rPr>
        <w:t>，增强了</w:t>
      </w:r>
      <w:r w:rsidRPr="004742FA">
        <w:rPr>
          <w:rFonts w:hint="eastAsia"/>
          <w:color w:val="000000" w:themeColor="text1"/>
          <w:sz w:val="28"/>
          <w:szCs w:val="28"/>
        </w:rPr>
        <w:t>Bottleneck</w:t>
      </w:r>
      <w:r w:rsidRPr="004742FA">
        <w:rPr>
          <w:rFonts w:hint="eastAsia"/>
          <w:color w:val="000000" w:themeColor="text1"/>
          <w:sz w:val="28"/>
          <w:szCs w:val="28"/>
        </w:rPr>
        <w:t>的表达能力和选择能力，让</w:t>
      </w:r>
      <w:r w:rsidRPr="004742FA">
        <w:rPr>
          <w:rFonts w:hint="eastAsia"/>
          <w:color w:val="000000" w:themeColor="text1"/>
          <w:sz w:val="28"/>
          <w:szCs w:val="28"/>
        </w:rPr>
        <w:t xml:space="preserve">C2f </w:t>
      </w:r>
      <w:r w:rsidRPr="004742FA">
        <w:rPr>
          <w:rFonts w:hint="eastAsia"/>
          <w:color w:val="000000" w:themeColor="text1"/>
          <w:sz w:val="28"/>
          <w:szCs w:val="28"/>
        </w:rPr>
        <w:t>输出的特征更精准、更有全局感知能力，减少了小目标的损失，有助于检测小目标。</w:t>
      </w:r>
    </w:p>
    <w:p w14:paraId="3716DF55" w14:textId="77777777" w:rsidR="00EA49DB" w:rsidRPr="004742FA" w:rsidRDefault="00EA49DB" w:rsidP="004742FA">
      <w:pPr>
        <w:adjustRightInd w:val="0"/>
        <w:snapToGrid w:val="0"/>
        <w:spacing w:line="360" w:lineRule="auto"/>
        <w:ind w:firstLineChars="200" w:firstLine="560"/>
        <w:textAlignment w:val="baseline"/>
        <w:rPr>
          <w:color w:val="000000" w:themeColor="text1"/>
          <w:sz w:val="28"/>
          <w:szCs w:val="28"/>
        </w:rPr>
      </w:pPr>
      <w:r w:rsidRPr="004742FA">
        <w:rPr>
          <w:rFonts w:hint="eastAsia"/>
          <w:color w:val="000000" w:themeColor="text1"/>
          <w:sz w:val="28"/>
          <w:szCs w:val="28"/>
        </w:rPr>
        <w:t>2</w:t>
      </w:r>
      <w:r w:rsidRPr="004742FA">
        <w:rPr>
          <w:rFonts w:hint="eastAsia"/>
          <w:color w:val="000000" w:themeColor="text1"/>
          <w:sz w:val="28"/>
          <w:szCs w:val="28"/>
        </w:rPr>
        <w:t>、本发明引入了一种三分支结构的注意力模块，这种多尺度注意力机制通过跨通道、高度和宽度维度提高特征表达能力，增强小目标检测上下文感知和区域对比能力。</w:t>
      </w:r>
    </w:p>
    <w:p w14:paraId="7C98F27E" w14:textId="0382954D" w:rsidR="00DC06DA" w:rsidRPr="004742FA" w:rsidRDefault="00EA49DB" w:rsidP="004742FA">
      <w:pPr>
        <w:widowControl/>
        <w:adjustRightInd w:val="0"/>
        <w:snapToGrid w:val="0"/>
        <w:spacing w:line="360" w:lineRule="auto"/>
        <w:ind w:firstLineChars="200" w:firstLine="560"/>
        <w:rPr>
          <w:rFonts w:cs="宋体"/>
          <w:color w:val="000000"/>
          <w:kern w:val="0"/>
          <w:sz w:val="28"/>
          <w:szCs w:val="28"/>
          <w:lang w:bidi="ar"/>
        </w:rPr>
      </w:pPr>
      <w:r w:rsidRPr="004742FA">
        <w:rPr>
          <w:rFonts w:hint="eastAsia"/>
          <w:color w:val="000000" w:themeColor="text1"/>
          <w:sz w:val="28"/>
          <w:szCs w:val="28"/>
        </w:rPr>
        <w:t>3</w:t>
      </w:r>
      <w:r w:rsidRPr="004742FA">
        <w:rPr>
          <w:rFonts w:hint="eastAsia"/>
          <w:color w:val="000000" w:themeColor="text1"/>
          <w:sz w:val="28"/>
          <w:szCs w:val="28"/>
        </w:rPr>
        <w:t>、本发明使用</w:t>
      </w:r>
      <w:r w:rsidRPr="004742FA">
        <w:rPr>
          <w:rFonts w:hint="eastAsia"/>
          <w:color w:val="000000" w:themeColor="text1"/>
          <w:sz w:val="28"/>
          <w:szCs w:val="28"/>
        </w:rPr>
        <w:t>Dyhead</w:t>
      </w:r>
      <w:r w:rsidRPr="004742FA">
        <w:rPr>
          <w:rFonts w:hint="eastAsia"/>
          <w:color w:val="000000" w:themeColor="text1"/>
          <w:sz w:val="28"/>
          <w:szCs w:val="28"/>
        </w:rPr>
        <w:t>替换原始的检测头，同时融合了多尺度特征，弥补了单一尺度检测容易遗漏小目标的不足，使模型能够自适应地融合不同层级的特征，从而进一步提升网络的表征能力与对未知场景的泛化能力。对网络进行了优化，增加了小目标检测头，更有利于小目标的检测。</w:t>
      </w:r>
    </w:p>
    <w:p w14:paraId="201474DA" w14:textId="77777777" w:rsidR="009F6A6B" w:rsidRPr="004742FA" w:rsidRDefault="009F6A6B" w:rsidP="004742FA">
      <w:pPr>
        <w:tabs>
          <w:tab w:val="left" w:pos="3955"/>
        </w:tabs>
        <w:adjustRightInd w:val="0"/>
        <w:snapToGrid w:val="0"/>
        <w:spacing w:line="360" w:lineRule="auto"/>
        <w:rPr>
          <w:b/>
          <w:bCs/>
          <w:sz w:val="28"/>
          <w:szCs w:val="28"/>
        </w:rPr>
      </w:pPr>
      <w:r w:rsidRPr="004742FA">
        <w:rPr>
          <w:rFonts w:cs="宋体" w:hint="eastAsia"/>
          <w:b/>
          <w:bCs/>
          <w:sz w:val="28"/>
          <w:szCs w:val="28"/>
        </w:rPr>
        <w:t>附图说明</w:t>
      </w:r>
    </w:p>
    <w:p w14:paraId="64B9740F" w14:textId="3803D4D3" w:rsidR="00EA49DB" w:rsidRPr="004742FA" w:rsidRDefault="00EA49DB" w:rsidP="004742FA">
      <w:pPr>
        <w:adjustRightInd w:val="0"/>
        <w:snapToGrid w:val="0"/>
        <w:spacing w:line="360" w:lineRule="auto"/>
        <w:ind w:firstLineChars="200" w:firstLine="560"/>
        <w:rPr>
          <w:color w:val="000000" w:themeColor="text1"/>
          <w:kern w:val="0"/>
          <w:sz w:val="28"/>
          <w:szCs w:val="28"/>
        </w:rPr>
      </w:pPr>
      <w:r w:rsidRPr="004742FA">
        <w:rPr>
          <w:rFonts w:hint="eastAsia"/>
          <w:color w:val="000000" w:themeColor="text1"/>
          <w:kern w:val="0"/>
          <w:sz w:val="28"/>
          <w:szCs w:val="28"/>
        </w:rPr>
        <w:t>图</w:t>
      </w:r>
      <w:r w:rsidRPr="004742FA">
        <w:rPr>
          <w:color w:val="000000" w:themeColor="text1"/>
          <w:kern w:val="0"/>
          <w:sz w:val="28"/>
          <w:szCs w:val="28"/>
        </w:rPr>
        <w:t>1</w:t>
      </w:r>
      <w:r w:rsidRPr="004742FA">
        <w:rPr>
          <w:rFonts w:hint="eastAsia"/>
          <w:color w:val="000000" w:themeColor="text1"/>
          <w:kern w:val="0"/>
          <w:sz w:val="28"/>
          <w:szCs w:val="28"/>
        </w:rPr>
        <w:t>为本发明实施例中网络</w:t>
      </w:r>
      <w:r w:rsidRPr="004742FA">
        <w:rPr>
          <w:rFonts w:hint="eastAsia"/>
          <w:color w:val="000000" w:themeColor="text1"/>
          <w:kern w:val="0"/>
          <w:sz w:val="28"/>
          <w:szCs w:val="28"/>
        </w:rPr>
        <w:t>CTD-YOLO-P2</w:t>
      </w:r>
      <w:r w:rsidRPr="004742FA">
        <w:rPr>
          <w:rFonts w:hint="eastAsia"/>
          <w:color w:val="000000" w:themeColor="text1"/>
          <w:kern w:val="0"/>
          <w:sz w:val="28"/>
          <w:szCs w:val="28"/>
        </w:rPr>
        <w:t>整体结构图</w:t>
      </w:r>
      <w:r w:rsidR="00B3623A" w:rsidRPr="004742FA">
        <w:rPr>
          <w:rFonts w:hint="eastAsia"/>
          <w:color w:val="000000" w:themeColor="text1"/>
          <w:kern w:val="0"/>
          <w:sz w:val="28"/>
          <w:szCs w:val="28"/>
        </w:rPr>
        <w:t>。</w:t>
      </w:r>
    </w:p>
    <w:p w14:paraId="39A6417C" w14:textId="06088796" w:rsidR="00EA49DB" w:rsidRPr="004742FA" w:rsidRDefault="00EA49DB"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图</w:t>
      </w:r>
      <w:r w:rsidRPr="004742FA">
        <w:rPr>
          <w:color w:val="000000" w:themeColor="text1"/>
          <w:sz w:val="28"/>
          <w:szCs w:val="28"/>
        </w:rPr>
        <w:t>2</w:t>
      </w:r>
      <w:r w:rsidRPr="004742FA">
        <w:rPr>
          <w:rFonts w:hint="eastAsia"/>
          <w:color w:val="000000" w:themeColor="text1"/>
          <w:sz w:val="28"/>
          <w:szCs w:val="28"/>
        </w:rPr>
        <w:t>为本发明实施例中的</w:t>
      </w:r>
      <w:r w:rsidRPr="004742FA">
        <w:rPr>
          <w:rFonts w:hint="eastAsia"/>
          <w:color w:val="000000" w:themeColor="text1"/>
          <w:sz w:val="28"/>
          <w:szCs w:val="28"/>
        </w:rPr>
        <w:t>CRC</w:t>
      </w:r>
      <w:r w:rsidRPr="004742FA">
        <w:rPr>
          <w:color w:val="000000" w:themeColor="text1"/>
          <w:sz w:val="28"/>
          <w:szCs w:val="28"/>
        </w:rPr>
        <w:t>onv</w:t>
      </w:r>
      <w:r w:rsidRPr="004742FA">
        <w:rPr>
          <w:rFonts w:hint="eastAsia"/>
          <w:color w:val="000000" w:themeColor="text1"/>
          <w:sz w:val="28"/>
          <w:szCs w:val="28"/>
        </w:rPr>
        <w:t>卷积结构图</w:t>
      </w:r>
      <w:r w:rsidR="00B3623A" w:rsidRPr="004742FA">
        <w:rPr>
          <w:rFonts w:hint="eastAsia"/>
          <w:color w:val="000000" w:themeColor="text1"/>
          <w:sz w:val="28"/>
          <w:szCs w:val="28"/>
        </w:rPr>
        <w:t>。</w:t>
      </w:r>
    </w:p>
    <w:p w14:paraId="3A2B0A50" w14:textId="10462C4F" w:rsidR="00EA49DB" w:rsidRPr="004742FA" w:rsidRDefault="00EA49DB"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图</w:t>
      </w:r>
      <w:r w:rsidRPr="004742FA">
        <w:rPr>
          <w:color w:val="000000" w:themeColor="text1"/>
          <w:sz w:val="28"/>
          <w:szCs w:val="28"/>
        </w:rPr>
        <w:t>3</w:t>
      </w:r>
      <w:r w:rsidRPr="004742FA">
        <w:rPr>
          <w:rFonts w:hint="eastAsia"/>
          <w:color w:val="000000" w:themeColor="text1"/>
          <w:sz w:val="28"/>
          <w:szCs w:val="28"/>
        </w:rPr>
        <w:t>为本发明</w:t>
      </w:r>
      <w:r w:rsidRPr="004742FA">
        <w:rPr>
          <w:color w:val="000000" w:themeColor="text1"/>
          <w:sz w:val="28"/>
          <w:szCs w:val="28"/>
        </w:rPr>
        <w:t>实施例中的</w:t>
      </w:r>
      <w:r w:rsidRPr="004742FA">
        <w:rPr>
          <w:rFonts w:hint="eastAsia"/>
          <w:color w:val="000000" w:themeColor="text1"/>
          <w:sz w:val="28"/>
          <w:szCs w:val="28"/>
        </w:rPr>
        <w:t>Triplet Attention</w:t>
      </w:r>
      <w:r w:rsidRPr="004742FA">
        <w:rPr>
          <w:color w:val="000000" w:themeColor="text1"/>
          <w:sz w:val="28"/>
          <w:szCs w:val="28"/>
        </w:rPr>
        <w:t>注意力机制结构图</w:t>
      </w:r>
      <w:r w:rsidR="00B3623A" w:rsidRPr="004742FA">
        <w:rPr>
          <w:rFonts w:hint="eastAsia"/>
          <w:color w:val="000000" w:themeColor="text1"/>
          <w:sz w:val="28"/>
          <w:szCs w:val="28"/>
        </w:rPr>
        <w:t>。</w:t>
      </w:r>
    </w:p>
    <w:p w14:paraId="203777DB" w14:textId="6F1E899E" w:rsidR="00EA49DB" w:rsidRPr="004742FA" w:rsidRDefault="00EA49DB"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图</w:t>
      </w:r>
      <w:r w:rsidRPr="004742FA">
        <w:rPr>
          <w:color w:val="000000" w:themeColor="text1"/>
          <w:sz w:val="28"/>
          <w:szCs w:val="28"/>
        </w:rPr>
        <w:t>4</w:t>
      </w:r>
      <w:r w:rsidRPr="004742FA">
        <w:rPr>
          <w:rFonts w:hint="eastAsia"/>
          <w:color w:val="000000" w:themeColor="text1"/>
          <w:sz w:val="28"/>
          <w:szCs w:val="28"/>
        </w:rPr>
        <w:t>为本发明实施例中的改进后</w:t>
      </w:r>
      <w:r w:rsidRPr="004742FA">
        <w:rPr>
          <w:rFonts w:hint="eastAsia"/>
          <w:color w:val="000000" w:themeColor="text1"/>
          <w:sz w:val="28"/>
          <w:szCs w:val="28"/>
        </w:rPr>
        <w:t>Dyhead</w:t>
      </w:r>
      <w:r w:rsidRPr="004742FA">
        <w:rPr>
          <w:rFonts w:hint="eastAsia"/>
          <w:color w:val="000000" w:themeColor="text1"/>
          <w:sz w:val="28"/>
          <w:szCs w:val="28"/>
        </w:rPr>
        <w:t>检测头结构图</w:t>
      </w:r>
      <w:r w:rsidR="00B3623A" w:rsidRPr="004742FA">
        <w:rPr>
          <w:rFonts w:hint="eastAsia"/>
          <w:color w:val="000000" w:themeColor="text1"/>
          <w:sz w:val="28"/>
          <w:szCs w:val="28"/>
        </w:rPr>
        <w:t>。</w:t>
      </w:r>
    </w:p>
    <w:p w14:paraId="0AFDC967" w14:textId="01927813" w:rsidR="00EA49DB" w:rsidRPr="004742FA" w:rsidRDefault="00EA49DB"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图</w:t>
      </w:r>
      <w:r w:rsidRPr="004742FA">
        <w:rPr>
          <w:color w:val="000000" w:themeColor="text1"/>
          <w:sz w:val="28"/>
          <w:szCs w:val="28"/>
        </w:rPr>
        <w:t>5</w:t>
      </w:r>
      <w:r w:rsidRPr="004742FA">
        <w:rPr>
          <w:rFonts w:hint="eastAsia"/>
          <w:color w:val="000000" w:themeColor="text1"/>
          <w:sz w:val="28"/>
          <w:szCs w:val="28"/>
        </w:rPr>
        <w:t>为本发明实施例中的不同场景下的检测效果对图</w:t>
      </w:r>
      <w:r w:rsidR="00B3623A" w:rsidRPr="004742FA">
        <w:rPr>
          <w:rFonts w:hint="eastAsia"/>
          <w:color w:val="000000" w:themeColor="text1"/>
          <w:sz w:val="28"/>
          <w:szCs w:val="28"/>
        </w:rPr>
        <w:t>。</w:t>
      </w:r>
    </w:p>
    <w:p w14:paraId="2090C8FF" w14:textId="45243AC7" w:rsidR="00FC370B" w:rsidRPr="004742FA" w:rsidRDefault="00EA49DB" w:rsidP="004742FA">
      <w:pPr>
        <w:adjustRightInd w:val="0"/>
        <w:snapToGrid w:val="0"/>
        <w:spacing w:line="360" w:lineRule="auto"/>
        <w:ind w:firstLineChars="200" w:firstLine="560"/>
        <w:rPr>
          <w:sz w:val="28"/>
          <w:szCs w:val="28"/>
        </w:rPr>
      </w:pPr>
      <w:r w:rsidRPr="004742FA">
        <w:rPr>
          <w:rFonts w:hint="eastAsia"/>
          <w:color w:val="000000" w:themeColor="text1"/>
          <w:kern w:val="0"/>
          <w:sz w:val="28"/>
          <w:szCs w:val="28"/>
        </w:rPr>
        <w:t>其中图</w:t>
      </w:r>
      <w:r w:rsidRPr="004742FA">
        <w:rPr>
          <w:rFonts w:hint="eastAsia"/>
          <w:color w:val="000000" w:themeColor="text1"/>
          <w:kern w:val="0"/>
          <w:sz w:val="28"/>
          <w:szCs w:val="28"/>
        </w:rPr>
        <w:t>5(a)</w:t>
      </w:r>
      <w:r w:rsidRPr="004742FA">
        <w:rPr>
          <w:rFonts w:hint="eastAsia"/>
          <w:color w:val="000000" w:themeColor="text1"/>
          <w:kern w:val="0"/>
          <w:sz w:val="28"/>
          <w:szCs w:val="28"/>
        </w:rPr>
        <w:t>为密集待检测下的场景，图</w:t>
      </w:r>
      <w:r w:rsidRPr="004742FA">
        <w:rPr>
          <w:rFonts w:hint="eastAsia"/>
          <w:color w:val="000000" w:themeColor="text1"/>
          <w:kern w:val="0"/>
          <w:sz w:val="28"/>
          <w:szCs w:val="28"/>
        </w:rPr>
        <w:t>5(d)</w:t>
      </w:r>
      <w:r w:rsidRPr="004742FA">
        <w:rPr>
          <w:rFonts w:hint="eastAsia"/>
          <w:color w:val="000000" w:themeColor="text1"/>
          <w:kern w:val="0"/>
          <w:sz w:val="28"/>
          <w:szCs w:val="28"/>
        </w:rPr>
        <w:t>为遮挡待检测下的场景，图</w:t>
      </w:r>
      <w:r w:rsidRPr="004742FA">
        <w:rPr>
          <w:rFonts w:hint="eastAsia"/>
          <w:color w:val="000000" w:themeColor="text1"/>
          <w:kern w:val="0"/>
          <w:sz w:val="28"/>
          <w:szCs w:val="28"/>
        </w:rPr>
        <w:t>5(g)</w:t>
      </w:r>
      <w:r w:rsidRPr="004742FA">
        <w:rPr>
          <w:rFonts w:hint="eastAsia"/>
          <w:color w:val="000000" w:themeColor="text1"/>
          <w:kern w:val="0"/>
          <w:sz w:val="28"/>
          <w:szCs w:val="28"/>
        </w:rPr>
        <w:t>为黑夜待检测下的场景。</w:t>
      </w:r>
    </w:p>
    <w:p w14:paraId="0A494061" w14:textId="536E54C3" w:rsidR="009F6A6B" w:rsidRPr="004742FA" w:rsidRDefault="009F6A6B" w:rsidP="004742FA">
      <w:pPr>
        <w:adjustRightInd w:val="0"/>
        <w:snapToGrid w:val="0"/>
        <w:spacing w:line="360" w:lineRule="auto"/>
        <w:rPr>
          <w:b/>
          <w:bCs/>
          <w:kern w:val="0"/>
          <w:sz w:val="28"/>
          <w:szCs w:val="28"/>
        </w:rPr>
      </w:pPr>
      <w:r w:rsidRPr="004742FA">
        <w:rPr>
          <w:rFonts w:cs="宋体" w:hint="eastAsia"/>
          <w:b/>
          <w:bCs/>
          <w:kern w:val="0"/>
          <w:sz w:val="28"/>
          <w:szCs w:val="28"/>
        </w:rPr>
        <w:t>具体实施方式</w:t>
      </w:r>
    </w:p>
    <w:p w14:paraId="659107AE" w14:textId="77777777" w:rsidR="00EE531C" w:rsidRPr="004742FA" w:rsidRDefault="009F6A6B" w:rsidP="004742FA">
      <w:pPr>
        <w:adjustRightInd w:val="0"/>
        <w:snapToGrid w:val="0"/>
        <w:spacing w:line="360" w:lineRule="auto"/>
        <w:ind w:firstLineChars="200" w:firstLine="560"/>
        <w:rPr>
          <w:rFonts w:cs="宋体"/>
          <w:kern w:val="0"/>
          <w:sz w:val="28"/>
          <w:szCs w:val="28"/>
        </w:rPr>
      </w:pPr>
      <w:r w:rsidRPr="004742FA">
        <w:rPr>
          <w:rFonts w:cs="宋体" w:hint="eastAsia"/>
          <w:kern w:val="0"/>
          <w:sz w:val="28"/>
          <w:szCs w:val="28"/>
        </w:rPr>
        <w:t>下面结合</w:t>
      </w:r>
      <w:r w:rsidR="000948F4" w:rsidRPr="004742FA">
        <w:rPr>
          <w:rFonts w:cs="宋体" w:hint="eastAsia"/>
          <w:kern w:val="0"/>
          <w:sz w:val="28"/>
          <w:szCs w:val="28"/>
        </w:rPr>
        <w:t>附图</w:t>
      </w:r>
      <w:r w:rsidRPr="004742FA">
        <w:rPr>
          <w:rFonts w:cs="宋体" w:hint="eastAsia"/>
          <w:kern w:val="0"/>
          <w:sz w:val="28"/>
          <w:szCs w:val="28"/>
        </w:rPr>
        <w:t>对本</w:t>
      </w:r>
      <w:r w:rsidR="00AC75B7" w:rsidRPr="004742FA">
        <w:rPr>
          <w:rFonts w:cs="宋体" w:hint="eastAsia"/>
          <w:kern w:val="0"/>
          <w:sz w:val="28"/>
          <w:szCs w:val="28"/>
        </w:rPr>
        <w:t>发明</w:t>
      </w:r>
      <w:r w:rsidRPr="004742FA">
        <w:rPr>
          <w:rFonts w:cs="宋体" w:hint="eastAsia"/>
          <w:kern w:val="0"/>
          <w:sz w:val="28"/>
          <w:szCs w:val="28"/>
        </w:rPr>
        <w:t>作进一步详细说明。</w:t>
      </w:r>
    </w:p>
    <w:p w14:paraId="015AF988" w14:textId="11D8232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参照图</w:t>
      </w:r>
      <w:r w:rsidR="004742FA">
        <w:rPr>
          <w:rFonts w:hint="eastAsia"/>
          <w:color w:val="000000" w:themeColor="text1"/>
          <w:sz w:val="28"/>
          <w:szCs w:val="28"/>
        </w:rPr>
        <w:t>1</w:t>
      </w:r>
      <w:r w:rsidRPr="004742FA">
        <w:rPr>
          <w:rFonts w:hint="eastAsia"/>
          <w:color w:val="000000" w:themeColor="text1"/>
          <w:sz w:val="28"/>
          <w:szCs w:val="28"/>
        </w:rPr>
        <w:t>，一种基于改进</w:t>
      </w:r>
      <w:r w:rsidRPr="004742FA">
        <w:rPr>
          <w:rFonts w:hint="eastAsia"/>
          <w:color w:val="000000" w:themeColor="text1"/>
          <w:sz w:val="28"/>
          <w:szCs w:val="28"/>
        </w:rPr>
        <w:t>YOLOv8n</w:t>
      </w:r>
      <w:r w:rsidRPr="004742FA">
        <w:rPr>
          <w:rFonts w:hint="eastAsia"/>
          <w:color w:val="000000" w:themeColor="text1"/>
          <w:sz w:val="28"/>
          <w:szCs w:val="28"/>
        </w:rPr>
        <w:t>航拍视角下的小目标检测方法</w:t>
      </w:r>
      <w:r w:rsidRPr="004742FA">
        <w:rPr>
          <w:color w:val="000000" w:themeColor="text1"/>
          <w:sz w:val="28"/>
          <w:szCs w:val="28"/>
        </w:rPr>
        <w:t>包括如下步骤：</w:t>
      </w:r>
    </w:p>
    <w:p w14:paraId="1A239247"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1</w:t>
      </w:r>
      <w:r w:rsidRPr="004742FA">
        <w:rPr>
          <w:rFonts w:hint="eastAsia"/>
          <w:color w:val="000000" w:themeColor="text1"/>
          <w:sz w:val="28"/>
          <w:szCs w:val="28"/>
        </w:rPr>
        <w:t>，数据预处理：使用无人机航拍所采集到的图像数据集进行图像预处理，并划分为训练集、验证集和测试集；</w:t>
      </w:r>
    </w:p>
    <w:p w14:paraId="61AF664A" w14:textId="6B15262D"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2</w:t>
      </w:r>
      <w:r w:rsidR="000A0903" w:rsidRPr="004742FA">
        <w:rPr>
          <w:rFonts w:hint="eastAsia"/>
          <w:color w:val="000000" w:themeColor="text1"/>
          <w:sz w:val="28"/>
          <w:szCs w:val="28"/>
        </w:rPr>
        <w:t>，</w:t>
      </w:r>
      <w:r w:rsidRPr="004742FA">
        <w:rPr>
          <w:rFonts w:hint="eastAsia"/>
          <w:color w:val="000000" w:themeColor="text1"/>
          <w:sz w:val="28"/>
          <w:szCs w:val="28"/>
        </w:rPr>
        <w:t>引入</w:t>
      </w:r>
      <w:r w:rsidRPr="004742FA">
        <w:rPr>
          <w:rFonts w:hint="eastAsia"/>
          <w:color w:val="000000" w:themeColor="text1"/>
          <w:sz w:val="28"/>
          <w:szCs w:val="28"/>
        </w:rPr>
        <w:t>CRConv</w:t>
      </w:r>
      <w:r w:rsidRPr="004742FA">
        <w:rPr>
          <w:rFonts w:hint="eastAsia"/>
          <w:color w:val="000000" w:themeColor="text1"/>
          <w:sz w:val="28"/>
          <w:szCs w:val="28"/>
        </w:rPr>
        <w:t>卷积：在</w:t>
      </w:r>
      <w:r w:rsidR="000A0903" w:rsidRPr="004742FA">
        <w:rPr>
          <w:rFonts w:hint="eastAsia"/>
          <w:color w:val="000000" w:themeColor="text1"/>
          <w:sz w:val="28"/>
          <w:szCs w:val="28"/>
        </w:rPr>
        <w:t>YOLOv8n</w:t>
      </w:r>
      <w:r w:rsidRPr="004742FA">
        <w:rPr>
          <w:rFonts w:hint="eastAsia"/>
          <w:color w:val="000000" w:themeColor="text1"/>
          <w:sz w:val="28"/>
          <w:szCs w:val="28"/>
        </w:rPr>
        <w:t>主干网络中引入改进</w:t>
      </w:r>
      <w:r w:rsidRPr="004742FA">
        <w:rPr>
          <w:rFonts w:hint="eastAsia"/>
          <w:color w:val="000000" w:themeColor="text1"/>
          <w:sz w:val="28"/>
          <w:szCs w:val="28"/>
        </w:rPr>
        <w:t>C2f</w:t>
      </w:r>
      <w:r w:rsidRPr="004742FA">
        <w:rPr>
          <w:rFonts w:hint="eastAsia"/>
          <w:color w:val="000000" w:themeColor="text1"/>
          <w:sz w:val="28"/>
          <w:szCs w:val="28"/>
        </w:rPr>
        <w:t>后的</w:t>
      </w:r>
      <w:r w:rsidR="000A0903" w:rsidRPr="004742FA">
        <w:rPr>
          <w:rFonts w:hint="eastAsia"/>
          <w:color w:val="000000" w:themeColor="text1"/>
          <w:sz w:val="28"/>
          <w:szCs w:val="28"/>
        </w:rPr>
        <w:t>CRConv</w:t>
      </w:r>
      <w:r w:rsidRPr="004742FA">
        <w:rPr>
          <w:rFonts w:hint="eastAsia"/>
          <w:color w:val="000000" w:themeColor="text1"/>
          <w:sz w:val="28"/>
          <w:szCs w:val="28"/>
        </w:rPr>
        <w:t>卷积；</w:t>
      </w:r>
    </w:p>
    <w:p w14:paraId="20F40894" w14:textId="25666BCF"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3</w:t>
      </w:r>
      <w:r w:rsidRPr="004742FA">
        <w:rPr>
          <w:rFonts w:hint="eastAsia"/>
          <w:color w:val="000000" w:themeColor="text1"/>
          <w:sz w:val="28"/>
          <w:szCs w:val="28"/>
        </w:rPr>
        <w:t>，引入注意力机制：特征融合网络中</w:t>
      </w:r>
      <w:r w:rsidR="001A2956" w:rsidRPr="004742FA">
        <w:rPr>
          <w:rFonts w:hint="eastAsia"/>
          <w:color w:val="000000" w:themeColor="text1"/>
          <w:sz w:val="28"/>
          <w:szCs w:val="28"/>
        </w:rPr>
        <w:t>，目标检测头前</w:t>
      </w:r>
      <w:r w:rsidRPr="004742FA">
        <w:rPr>
          <w:rFonts w:hint="eastAsia"/>
          <w:color w:val="000000" w:themeColor="text1"/>
          <w:sz w:val="28"/>
          <w:szCs w:val="28"/>
        </w:rPr>
        <w:t>引入</w:t>
      </w:r>
      <w:r w:rsidRPr="004742FA">
        <w:rPr>
          <w:rFonts w:hint="eastAsia"/>
          <w:color w:val="000000" w:themeColor="text1"/>
          <w:sz w:val="28"/>
          <w:szCs w:val="28"/>
        </w:rPr>
        <w:t>Triplet Attention</w:t>
      </w:r>
      <w:r w:rsidRPr="004742FA">
        <w:rPr>
          <w:rFonts w:hint="eastAsia"/>
          <w:color w:val="000000" w:themeColor="text1"/>
          <w:sz w:val="28"/>
          <w:szCs w:val="28"/>
        </w:rPr>
        <w:t>注意力；</w:t>
      </w:r>
    </w:p>
    <w:p w14:paraId="4CF9CFE9"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4</w:t>
      </w:r>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检测头：将原始检测头中替换为</w:t>
      </w:r>
      <w:r w:rsidRPr="004742FA">
        <w:rPr>
          <w:rFonts w:hint="eastAsia"/>
          <w:color w:val="000000" w:themeColor="text1"/>
          <w:sz w:val="28"/>
          <w:szCs w:val="28"/>
        </w:rPr>
        <w:t>Dyhead</w:t>
      </w:r>
      <w:r w:rsidRPr="004742FA">
        <w:rPr>
          <w:rFonts w:hint="eastAsia"/>
          <w:color w:val="000000" w:themeColor="text1"/>
          <w:sz w:val="28"/>
          <w:szCs w:val="28"/>
        </w:rPr>
        <w:t>检测头；</w:t>
      </w:r>
    </w:p>
    <w:p w14:paraId="26A9F5B0" w14:textId="602E468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5</w:t>
      </w:r>
      <w:r w:rsidRPr="004742FA">
        <w:rPr>
          <w:rFonts w:hint="eastAsia"/>
          <w:color w:val="000000" w:themeColor="text1"/>
          <w:sz w:val="28"/>
          <w:szCs w:val="28"/>
        </w:rPr>
        <w:t>，对网络进行优化：</w:t>
      </w:r>
      <w:r w:rsidR="000A0903" w:rsidRPr="004742FA">
        <w:rPr>
          <w:rFonts w:hint="eastAsia"/>
          <w:color w:val="000000" w:themeColor="text1"/>
          <w:sz w:val="28"/>
          <w:szCs w:val="28"/>
        </w:rPr>
        <w:t>对上述步骤改进后的网络结构中加入新的分支，</w:t>
      </w:r>
      <w:r w:rsidRPr="004742FA">
        <w:rPr>
          <w:rFonts w:hint="eastAsia"/>
          <w:color w:val="000000" w:themeColor="text1"/>
          <w:sz w:val="28"/>
          <w:szCs w:val="28"/>
        </w:rPr>
        <w:t>增加小目标检测头；</w:t>
      </w:r>
    </w:p>
    <w:p w14:paraId="614324D2" w14:textId="6542B2F2"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6</w:t>
      </w:r>
      <w:r w:rsidRPr="004742FA">
        <w:rPr>
          <w:rFonts w:hint="eastAsia"/>
          <w:color w:val="000000" w:themeColor="text1"/>
          <w:sz w:val="28"/>
          <w:szCs w:val="28"/>
        </w:rPr>
        <w:t>，</w:t>
      </w:r>
      <w:r w:rsidR="000A0903" w:rsidRPr="004742FA">
        <w:rPr>
          <w:rFonts w:hint="eastAsia"/>
          <w:color w:val="000000" w:themeColor="text1"/>
          <w:sz w:val="28"/>
          <w:szCs w:val="28"/>
        </w:rPr>
        <w:t>使用步骤</w:t>
      </w:r>
      <w:r w:rsidR="000A0903" w:rsidRPr="004742FA">
        <w:rPr>
          <w:rFonts w:hint="eastAsia"/>
          <w:color w:val="000000" w:themeColor="text1"/>
          <w:sz w:val="28"/>
          <w:szCs w:val="28"/>
        </w:rPr>
        <w:t>1</w:t>
      </w:r>
      <w:r w:rsidR="000A0903" w:rsidRPr="004742FA">
        <w:rPr>
          <w:rFonts w:hint="eastAsia"/>
          <w:color w:val="000000" w:themeColor="text1"/>
          <w:sz w:val="28"/>
          <w:szCs w:val="28"/>
        </w:rPr>
        <w:t>划分的训练集对步骤</w:t>
      </w:r>
      <w:r w:rsidR="000A0903" w:rsidRPr="004742FA">
        <w:rPr>
          <w:rFonts w:hint="eastAsia"/>
          <w:color w:val="000000" w:themeColor="text1"/>
          <w:sz w:val="28"/>
          <w:szCs w:val="28"/>
        </w:rPr>
        <w:t>5</w:t>
      </w:r>
      <w:r w:rsidR="000A0903" w:rsidRPr="004742FA">
        <w:rPr>
          <w:rFonts w:hint="eastAsia"/>
          <w:color w:val="000000" w:themeColor="text1"/>
          <w:sz w:val="28"/>
          <w:szCs w:val="28"/>
        </w:rPr>
        <w:t>中改进后的网络模型进行训练，完成模型优化和参数调整，最终得到适用于航拍视角下小目标检测的高性能检测模型</w:t>
      </w:r>
      <w:del w:id="9" w:author="星月 杨" w:date="2025-07-30T16:15:00Z">
        <w:r w:rsidR="000A0903" w:rsidRPr="004742FA" w:rsidDel="00E82F64">
          <w:rPr>
            <w:rFonts w:hint="eastAsia"/>
            <w:color w:val="000000" w:themeColor="text1"/>
            <w:sz w:val="28"/>
            <w:szCs w:val="28"/>
          </w:rPr>
          <w:delText>。</w:delText>
        </w:r>
      </w:del>
      <w:r w:rsidRPr="004742FA">
        <w:rPr>
          <w:rFonts w:hint="eastAsia"/>
          <w:color w:val="000000" w:themeColor="text1"/>
          <w:sz w:val="28"/>
          <w:szCs w:val="28"/>
        </w:rPr>
        <w:t>。</w:t>
      </w:r>
    </w:p>
    <w:p w14:paraId="67E87BDB"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步骤</w:t>
      </w:r>
      <w:r w:rsidRPr="004742FA">
        <w:rPr>
          <w:rFonts w:hint="eastAsia"/>
          <w:color w:val="000000" w:themeColor="text1"/>
          <w:sz w:val="28"/>
          <w:szCs w:val="28"/>
        </w:rPr>
        <w:t>1</w:t>
      </w:r>
      <w:r w:rsidRPr="004742FA">
        <w:rPr>
          <w:rFonts w:hint="eastAsia"/>
          <w:color w:val="000000" w:themeColor="text1"/>
          <w:sz w:val="28"/>
          <w:szCs w:val="28"/>
        </w:rPr>
        <w:t>，数据预处理操作</w:t>
      </w:r>
      <w:r w:rsidRPr="004742FA">
        <w:rPr>
          <w:color w:val="000000" w:themeColor="text1"/>
          <w:sz w:val="28"/>
          <w:szCs w:val="28"/>
        </w:rPr>
        <w:t>：</w:t>
      </w:r>
    </w:p>
    <w:p w14:paraId="5CE46C27" w14:textId="4CBC921E" w:rsidR="006613D8" w:rsidRPr="004742FA" w:rsidRDefault="006613D8" w:rsidP="004742FA">
      <w:pPr>
        <w:pStyle w:val="ab"/>
        <w:adjustRightInd w:val="0"/>
        <w:snapToGrid w:val="0"/>
        <w:spacing w:line="360" w:lineRule="auto"/>
        <w:ind w:leftChars="100" w:left="210" w:firstLineChars="100" w:firstLine="280"/>
        <w:rPr>
          <w:color w:val="000000" w:themeColor="text1"/>
          <w:sz w:val="28"/>
          <w:szCs w:val="28"/>
        </w:rPr>
      </w:pPr>
      <w:r w:rsidRPr="004742FA">
        <w:rPr>
          <w:rFonts w:hint="eastAsia"/>
          <w:color w:val="000000" w:themeColor="text1"/>
          <w:sz w:val="28"/>
          <w:szCs w:val="28"/>
        </w:rPr>
        <w:t>获取无人机航拍所得到的图像数据集，对数据集进行</w:t>
      </w:r>
      <w:commentRangeStart w:id="10"/>
      <w:r w:rsidRPr="004742FA">
        <w:rPr>
          <w:rFonts w:hint="eastAsia"/>
          <w:color w:val="000000" w:themeColor="text1"/>
          <w:sz w:val="28"/>
          <w:szCs w:val="28"/>
        </w:rPr>
        <w:t>预处理</w:t>
      </w:r>
      <w:commentRangeEnd w:id="10"/>
      <w:r w:rsidR="00B47C4B">
        <w:rPr>
          <w:rStyle w:val="ac"/>
        </w:rPr>
        <w:commentReference w:id="10"/>
      </w:r>
      <w:r w:rsidRPr="004742FA">
        <w:rPr>
          <w:rFonts w:hint="eastAsia"/>
          <w:color w:val="000000" w:themeColor="text1"/>
          <w:sz w:val="28"/>
          <w:szCs w:val="28"/>
        </w:rPr>
        <w:t>，</w:t>
      </w:r>
      <w:ins w:id="11" w:author="星月 杨" w:date="2025-07-30T16:23:00Z">
        <w:r w:rsidR="00E82F64">
          <w:rPr>
            <w:rFonts w:hint="eastAsia"/>
            <w:color w:val="000000" w:themeColor="text1"/>
            <w:sz w:val="28"/>
            <w:szCs w:val="28"/>
          </w:rPr>
          <w:t>包括图像尺寸的归一化、噪声抑制和数据增强</w:t>
        </w:r>
      </w:ins>
      <w:ins w:id="12" w:author="星月 杨" w:date="2025-07-30T16:24:00Z">
        <w:r w:rsidR="00E82F64">
          <w:rPr>
            <w:rFonts w:hint="eastAsia"/>
            <w:color w:val="000000" w:themeColor="text1"/>
            <w:sz w:val="28"/>
            <w:szCs w:val="28"/>
          </w:rPr>
          <w:t>，以提升模型训练的稳定性与鲁棒性。并将数据集</w:t>
        </w:r>
      </w:ins>
      <w:r w:rsidRPr="004742FA">
        <w:rPr>
          <w:rFonts w:hint="eastAsia"/>
          <w:color w:val="000000" w:themeColor="text1"/>
          <w:sz w:val="28"/>
          <w:szCs w:val="28"/>
        </w:rPr>
        <w:t>划分为训练集、验证集和测试集，数据集的格式为</w:t>
      </w:r>
      <w:r w:rsidRPr="004742FA">
        <w:rPr>
          <w:rFonts w:hint="eastAsia"/>
          <w:color w:val="000000" w:themeColor="text1"/>
          <w:sz w:val="28"/>
          <w:szCs w:val="28"/>
        </w:rPr>
        <w:t>YOLO</w:t>
      </w:r>
      <w:r w:rsidRPr="004742FA">
        <w:rPr>
          <w:rFonts w:hint="eastAsia"/>
          <w:color w:val="000000" w:themeColor="text1"/>
          <w:sz w:val="28"/>
          <w:szCs w:val="28"/>
        </w:rPr>
        <w:t>格式。将图像统一调整到设定的尺寸</w:t>
      </w:r>
      <w:r w:rsidRPr="004742FA">
        <w:rPr>
          <w:rFonts w:hint="eastAsia"/>
          <w:color w:val="000000" w:themeColor="text1"/>
          <w:sz w:val="28"/>
          <w:szCs w:val="28"/>
        </w:rPr>
        <w:t>640</w:t>
      </w:r>
      <w:r w:rsidRPr="004742FA">
        <w:rPr>
          <w:rFonts w:hint="eastAsia"/>
          <w:color w:val="000000" w:themeColor="text1"/>
          <w:sz w:val="28"/>
          <w:szCs w:val="28"/>
        </w:rPr>
        <w:t>×</w:t>
      </w:r>
      <w:r w:rsidRPr="004742FA">
        <w:rPr>
          <w:rFonts w:hint="eastAsia"/>
          <w:color w:val="000000" w:themeColor="text1"/>
          <w:sz w:val="28"/>
          <w:szCs w:val="28"/>
        </w:rPr>
        <w:t>640</w:t>
      </w:r>
      <w:r w:rsidRPr="004742FA">
        <w:rPr>
          <w:rFonts w:hint="eastAsia"/>
          <w:color w:val="000000" w:themeColor="text1"/>
          <w:sz w:val="28"/>
          <w:szCs w:val="28"/>
        </w:rPr>
        <w:t>，并将图像转换为张量格式，调整边界框坐标。</w:t>
      </w:r>
    </w:p>
    <w:p w14:paraId="42160E14" w14:textId="77777777" w:rsidR="006613D8" w:rsidRPr="004742FA" w:rsidRDefault="006613D8" w:rsidP="004742FA">
      <w:pPr>
        <w:pStyle w:val="ab"/>
        <w:adjustRightInd w:val="0"/>
        <w:snapToGrid w:val="0"/>
        <w:spacing w:line="360" w:lineRule="auto"/>
        <w:ind w:leftChars="100" w:left="210" w:firstLineChars="100" w:firstLine="280"/>
        <w:rPr>
          <w:color w:val="000000" w:themeColor="text1"/>
          <w:sz w:val="28"/>
          <w:szCs w:val="28"/>
        </w:rPr>
      </w:pPr>
      <w:r w:rsidRPr="004742FA">
        <w:rPr>
          <w:rFonts w:hint="eastAsia"/>
          <w:color w:val="000000" w:themeColor="text1"/>
          <w:sz w:val="28"/>
          <w:szCs w:val="28"/>
        </w:rPr>
        <w:t>本案例所使用的数据集是</w:t>
      </w:r>
      <w:r w:rsidRPr="004742FA">
        <w:rPr>
          <w:rFonts w:hint="eastAsia"/>
          <w:color w:val="000000" w:themeColor="text1"/>
          <w:sz w:val="28"/>
          <w:szCs w:val="28"/>
        </w:rPr>
        <w:t>VisDrone</w:t>
      </w:r>
      <w:r w:rsidRPr="004742FA">
        <w:rPr>
          <w:rFonts w:hint="eastAsia"/>
          <w:color w:val="000000" w:themeColor="text1"/>
          <w:sz w:val="28"/>
          <w:szCs w:val="28"/>
        </w:rPr>
        <w:t>数据集。</w:t>
      </w:r>
      <w:r w:rsidRPr="004742FA">
        <w:rPr>
          <w:rFonts w:hint="eastAsia"/>
          <w:color w:val="000000" w:themeColor="text1"/>
          <w:sz w:val="28"/>
          <w:szCs w:val="28"/>
        </w:rPr>
        <w:t>VisDrone2019</w:t>
      </w:r>
      <w:r w:rsidRPr="004742FA">
        <w:rPr>
          <w:rFonts w:hint="eastAsia"/>
          <w:color w:val="000000" w:themeColor="text1"/>
          <w:sz w:val="28"/>
          <w:szCs w:val="28"/>
        </w:rPr>
        <w:t>数据集是由无人机在低空不同地理位置和不同高度捕获的静态图像，总共包含</w:t>
      </w:r>
      <w:r w:rsidRPr="004742FA">
        <w:rPr>
          <w:rFonts w:hint="eastAsia"/>
          <w:color w:val="000000" w:themeColor="text1"/>
          <w:sz w:val="28"/>
          <w:szCs w:val="28"/>
        </w:rPr>
        <w:t>10</w:t>
      </w:r>
      <w:r w:rsidRPr="004742FA">
        <w:rPr>
          <w:rFonts w:hint="eastAsia"/>
          <w:color w:val="000000" w:themeColor="text1"/>
          <w:sz w:val="28"/>
          <w:szCs w:val="28"/>
        </w:rPr>
        <w:t>个类别，</w:t>
      </w:r>
      <w:r w:rsidRPr="004742FA">
        <w:rPr>
          <w:rFonts w:hint="eastAsia"/>
          <w:color w:val="000000" w:themeColor="text1"/>
          <w:sz w:val="28"/>
          <w:szCs w:val="28"/>
        </w:rPr>
        <w:t>10203</w:t>
      </w:r>
      <w:r w:rsidRPr="004742FA">
        <w:rPr>
          <w:rFonts w:hint="eastAsia"/>
          <w:color w:val="000000" w:themeColor="text1"/>
          <w:sz w:val="28"/>
          <w:szCs w:val="28"/>
        </w:rPr>
        <w:t>张图像，其中</w:t>
      </w:r>
      <w:r w:rsidRPr="004742FA">
        <w:rPr>
          <w:rFonts w:hint="eastAsia"/>
          <w:color w:val="000000" w:themeColor="text1"/>
          <w:sz w:val="28"/>
          <w:szCs w:val="28"/>
        </w:rPr>
        <w:t>6471</w:t>
      </w:r>
      <w:r w:rsidRPr="004742FA">
        <w:rPr>
          <w:rFonts w:hint="eastAsia"/>
          <w:color w:val="000000" w:themeColor="text1"/>
          <w:sz w:val="28"/>
          <w:szCs w:val="28"/>
        </w:rPr>
        <w:t>张用于训练，</w:t>
      </w:r>
      <w:r w:rsidRPr="004742FA">
        <w:rPr>
          <w:rFonts w:hint="eastAsia"/>
          <w:color w:val="000000" w:themeColor="text1"/>
          <w:sz w:val="28"/>
          <w:szCs w:val="28"/>
        </w:rPr>
        <w:t>548</w:t>
      </w:r>
      <w:r w:rsidRPr="004742FA">
        <w:rPr>
          <w:rFonts w:hint="eastAsia"/>
          <w:color w:val="000000" w:themeColor="text1"/>
          <w:sz w:val="28"/>
          <w:szCs w:val="28"/>
        </w:rPr>
        <w:t>张用于验证，</w:t>
      </w:r>
      <w:r w:rsidRPr="004742FA">
        <w:rPr>
          <w:rFonts w:hint="eastAsia"/>
          <w:color w:val="000000" w:themeColor="text1"/>
          <w:sz w:val="28"/>
          <w:szCs w:val="28"/>
        </w:rPr>
        <w:t>3184</w:t>
      </w:r>
      <w:r w:rsidRPr="004742FA">
        <w:rPr>
          <w:rFonts w:hint="eastAsia"/>
          <w:color w:val="000000" w:themeColor="text1"/>
          <w:sz w:val="28"/>
          <w:szCs w:val="28"/>
        </w:rPr>
        <w:t>张用于测试。</w:t>
      </w:r>
    </w:p>
    <w:p w14:paraId="6326DD0C"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2</w:t>
      </w:r>
      <w:r w:rsidRPr="004742FA">
        <w:rPr>
          <w:rFonts w:hint="eastAsia"/>
          <w:color w:val="000000" w:themeColor="text1"/>
          <w:sz w:val="28"/>
          <w:szCs w:val="28"/>
        </w:rPr>
        <w:t>，引入</w:t>
      </w:r>
      <w:r w:rsidRPr="004742FA">
        <w:rPr>
          <w:rFonts w:hint="eastAsia"/>
          <w:color w:val="000000" w:themeColor="text1"/>
          <w:sz w:val="28"/>
          <w:szCs w:val="28"/>
        </w:rPr>
        <w:t>CRConv</w:t>
      </w:r>
      <w:r w:rsidRPr="004742FA">
        <w:rPr>
          <w:rFonts w:hint="eastAsia"/>
          <w:color w:val="000000" w:themeColor="text1"/>
          <w:sz w:val="28"/>
          <w:szCs w:val="28"/>
        </w:rPr>
        <w:t>卷积：</w:t>
      </w:r>
    </w:p>
    <w:p w14:paraId="5E15F269" w14:textId="7AFEE1AE"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参照图</w:t>
      </w:r>
      <w:r w:rsidRPr="004742FA">
        <w:rPr>
          <w:rFonts w:hint="eastAsia"/>
          <w:color w:val="000000" w:themeColor="text1"/>
          <w:sz w:val="28"/>
          <w:szCs w:val="28"/>
        </w:rPr>
        <w:t>2</w:t>
      </w:r>
      <w:r w:rsidRPr="004742FA">
        <w:rPr>
          <w:rFonts w:hint="eastAsia"/>
          <w:color w:val="000000" w:themeColor="text1"/>
          <w:sz w:val="28"/>
          <w:szCs w:val="28"/>
        </w:rPr>
        <w:t>对</w:t>
      </w:r>
      <w:r w:rsidRPr="004742FA">
        <w:rPr>
          <w:rFonts w:hint="eastAsia"/>
          <w:color w:val="000000" w:themeColor="text1"/>
          <w:sz w:val="28"/>
          <w:szCs w:val="28"/>
        </w:rPr>
        <w:t>YOLOv8n</w:t>
      </w:r>
      <w:r w:rsidRPr="004742FA">
        <w:rPr>
          <w:rFonts w:hint="eastAsia"/>
          <w:color w:val="000000" w:themeColor="text1"/>
          <w:sz w:val="28"/>
          <w:szCs w:val="28"/>
        </w:rPr>
        <w:t>网络中的</w:t>
      </w:r>
      <w:r w:rsidRPr="004742FA">
        <w:rPr>
          <w:rFonts w:hint="eastAsia"/>
          <w:color w:val="000000" w:themeColor="text1"/>
          <w:sz w:val="28"/>
          <w:szCs w:val="28"/>
        </w:rPr>
        <w:t>C2f</w:t>
      </w:r>
      <w:r w:rsidRPr="004742FA">
        <w:rPr>
          <w:rFonts w:hint="eastAsia"/>
          <w:color w:val="000000" w:themeColor="text1"/>
          <w:sz w:val="28"/>
          <w:szCs w:val="28"/>
        </w:rPr>
        <w:t>模块进行改进；</w:t>
      </w:r>
    </w:p>
    <w:p w14:paraId="64FAEFA5" w14:textId="7AE98D9E"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具体采用感受野注意力卷积</w:t>
      </w:r>
      <w:r w:rsidRPr="004742FA">
        <w:rPr>
          <w:rFonts w:hint="eastAsia"/>
          <w:color w:val="000000" w:themeColor="text1"/>
          <w:sz w:val="28"/>
          <w:szCs w:val="28"/>
        </w:rPr>
        <w:t>RFAConv</w:t>
      </w:r>
      <w:r w:rsidRPr="004742FA">
        <w:rPr>
          <w:rFonts w:hint="eastAsia"/>
          <w:color w:val="000000" w:themeColor="text1"/>
          <w:sz w:val="28"/>
          <w:szCs w:val="28"/>
        </w:rPr>
        <w:t>替换</w:t>
      </w:r>
      <w:r w:rsidRPr="004742FA">
        <w:rPr>
          <w:rFonts w:hint="eastAsia"/>
          <w:color w:val="000000" w:themeColor="text1"/>
          <w:sz w:val="28"/>
          <w:szCs w:val="28"/>
        </w:rPr>
        <w:t>Bottleneck</w:t>
      </w:r>
      <w:r w:rsidRPr="004742FA">
        <w:rPr>
          <w:rFonts w:hint="eastAsia"/>
          <w:color w:val="000000" w:themeColor="text1"/>
          <w:sz w:val="28"/>
          <w:szCs w:val="28"/>
        </w:rPr>
        <w:t>中的第</w:t>
      </w:r>
      <w:r w:rsidRPr="004742FA">
        <w:rPr>
          <w:rFonts w:hint="eastAsia"/>
          <w:color w:val="000000" w:themeColor="text1"/>
          <w:sz w:val="28"/>
          <w:szCs w:val="28"/>
        </w:rPr>
        <w:t>2</w:t>
      </w:r>
      <w:r w:rsidRPr="004742FA">
        <w:rPr>
          <w:rFonts w:hint="eastAsia"/>
          <w:color w:val="000000" w:themeColor="text1"/>
          <w:sz w:val="28"/>
          <w:szCs w:val="28"/>
        </w:rPr>
        <w:t>个</w:t>
      </w:r>
      <w:r w:rsidRPr="004742FA">
        <w:rPr>
          <w:rFonts w:hint="eastAsia"/>
          <w:color w:val="000000" w:themeColor="text1"/>
          <w:sz w:val="28"/>
          <w:szCs w:val="28"/>
        </w:rPr>
        <w:t>Conv</w:t>
      </w:r>
      <w:r w:rsidRPr="004742FA">
        <w:rPr>
          <w:rFonts w:hint="eastAsia"/>
          <w:color w:val="000000" w:themeColor="text1"/>
          <w:sz w:val="28"/>
          <w:szCs w:val="28"/>
        </w:rPr>
        <w:t>卷积，对</w:t>
      </w:r>
      <w:r w:rsidRPr="004742FA">
        <w:rPr>
          <w:rFonts w:hint="eastAsia"/>
          <w:color w:val="000000" w:themeColor="text1"/>
          <w:sz w:val="28"/>
          <w:szCs w:val="28"/>
        </w:rPr>
        <w:t>C2f</w:t>
      </w:r>
      <w:r w:rsidRPr="004742FA">
        <w:rPr>
          <w:rFonts w:hint="eastAsia"/>
          <w:color w:val="000000" w:themeColor="text1"/>
          <w:sz w:val="28"/>
          <w:szCs w:val="28"/>
        </w:rPr>
        <w:t>模块进行改进，构成</w:t>
      </w:r>
      <w:r w:rsidRPr="004742FA">
        <w:rPr>
          <w:rFonts w:hint="eastAsia"/>
          <w:color w:val="000000" w:themeColor="text1"/>
          <w:sz w:val="28"/>
          <w:szCs w:val="28"/>
        </w:rPr>
        <w:t>CRConv</w:t>
      </w:r>
      <w:r w:rsidRPr="004742FA">
        <w:rPr>
          <w:rFonts w:hint="eastAsia"/>
          <w:color w:val="000000" w:themeColor="text1"/>
          <w:sz w:val="28"/>
          <w:szCs w:val="28"/>
        </w:rPr>
        <w:t>模块，</w:t>
      </w:r>
      <w:ins w:id="13" w:author="星月 杨" w:date="2025-07-30T16:26:00Z">
        <w:r w:rsidR="00BD053B" w:rsidRPr="00BD053B">
          <w:rPr>
            <w:rFonts w:hint="eastAsia"/>
            <w:color w:val="000000" w:themeColor="text1"/>
            <w:sz w:val="28"/>
            <w:szCs w:val="28"/>
          </w:rPr>
          <w:t>该模块通过感受野特征与卷积的相互作用进行自适应学习，从而提升模型在学习图像全局上下文信息特征方面的能力。改善局部特征弱化问题，</w:t>
        </w:r>
      </w:ins>
      <w:ins w:id="14" w:author="星月 杨" w:date="2025-07-30T16:27:00Z">
        <w:r w:rsidR="00BD053B" w:rsidRPr="004742FA">
          <w:rPr>
            <w:rFonts w:hint="eastAsia"/>
            <w:color w:val="000000" w:themeColor="text1"/>
            <w:sz w:val="28"/>
            <w:szCs w:val="28"/>
          </w:rPr>
          <w:t>强化关键区域</w:t>
        </w:r>
        <w:r w:rsidR="00BD053B">
          <w:rPr>
            <w:rFonts w:hint="eastAsia"/>
            <w:color w:val="000000" w:themeColor="text1"/>
            <w:sz w:val="28"/>
            <w:szCs w:val="28"/>
          </w:rPr>
          <w:t>，</w:t>
        </w:r>
      </w:ins>
      <w:ins w:id="15" w:author="星月 杨" w:date="2025-07-30T16:26:00Z">
        <w:r w:rsidR="00BD053B" w:rsidRPr="00BD053B">
          <w:rPr>
            <w:rFonts w:hint="eastAsia"/>
            <w:color w:val="000000" w:themeColor="text1"/>
            <w:sz w:val="28"/>
            <w:szCs w:val="28"/>
          </w:rPr>
          <w:t>增强网络的特征提取能力，</w:t>
        </w:r>
      </w:ins>
      <w:ins w:id="16" w:author="星月 杨" w:date="2025-07-30T16:27:00Z">
        <w:r w:rsidR="00BD053B">
          <w:rPr>
            <w:rFonts w:hint="eastAsia"/>
            <w:color w:val="000000" w:themeColor="text1"/>
            <w:sz w:val="28"/>
            <w:szCs w:val="28"/>
          </w:rPr>
          <w:t>使得</w:t>
        </w:r>
      </w:ins>
      <w:ins w:id="17" w:author="星月 杨" w:date="2025-07-30T16:26:00Z">
        <w:r w:rsidR="00BD053B" w:rsidRPr="00BD053B">
          <w:rPr>
            <w:rFonts w:hint="eastAsia"/>
            <w:color w:val="000000" w:themeColor="text1"/>
            <w:sz w:val="28"/>
            <w:szCs w:val="28"/>
          </w:rPr>
          <w:t>网络</w:t>
        </w:r>
      </w:ins>
      <w:ins w:id="18" w:author="星月 杨" w:date="2025-07-30T16:27:00Z">
        <w:r w:rsidR="00BD053B">
          <w:rPr>
            <w:rFonts w:hint="eastAsia"/>
            <w:color w:val="000000" w:themeColor="text1"/>
            <w:sz w:val="28"/>
            <w:szCs w:val="28"/>
          </w:rPr>
          <w:t>更精准地</w:t>
        </w:r>
      </w:ins>
      <w:ins w:id="19" w:author="星月 杨" w:date="2025-07-30T16:28:00Z">
        <w:r w:rsidR="00BD053B">
          <w:rPr>
            <w:rFonts w:hint="eastAsia"/>
            <w:color w:val="000000" w:themeColor="text1"/>
            <w:sz w:val="28"/>
            <w:szCs w:val="28"/>
          </w:rPr>
          <w:t>提取特征，</w:t>
        </w:r>
      </w:ins>
      <w:commentRangeStart w:id="20"/>
      <w:del w:id="21" w:author="星月 杨" w:date="2025-07-30T16:27:00Z">
        <w:r w:rsidRPr="004742FA" w:rsidDel="00BD053B">
          <w:rPr>
            <w:rFonts w:hint="eastAsia"/>
            <w:color w:val="000000" w:themeColor="text1"/>
            <w:sz w:val="28"/>
            <w:szCs w:val="28"/>
          </w:rPr>
          <w:delText>强化关键区域</w:delText>
        </w:r>
      </w:del>
      <w:del w:id="22" w:author="星月 杨" w:date="2025-07-30T16:28:00Z">
        <w:r w:rsidRPr="004742FA" w:rsidDel="00BD053B">
          <w:rPr>
            <w:rFonts w:hint="eastAsia"/>
            <w:color w:val="000000" w:themeColor="text1"/>
            <w:sz w:val="28"/>
            <w:szCs w:val="28"/>
          </w:rPr>
          <w:delText>，更精准地提取特征，</w:delText>
        </w:r>
      </w:del>
      <w:r w:rsidRPr="004742FA">
        <w:rPr>
          <w:rFonts w:hint="eastAsia"/>
          <w:color w:val="000000" w:themeColor="text1"/>
          <w:sz w:val="28"/>
          <w:szCs w:val="28"/>
        </w:rPr>
        <w:t>从而减少了小目标的特征损失</w:t>
      </w:r>
      <w:commentRangeEnd w:id="20"/>
      <w:r w:rsidR="00B47C4B">
        <w:rPr>
          <w:rStyle w:val="ac"/>
        </w:rPr>
        <w:commentReference w:id="20"/>
      </w:r>
      <w:r w:rsidRPr="004742FA">
        <w:rPr>
          <w:rFonts w:hint="eastAsia"/>
          <w:color w:val="000000" w:themeColor="text1"/>
          <w:sz w:val="28"/>
          <w:szCs w:val="28"/>
        </w:rPr>
        <w:t>。</w:t>
      </w:r>
      <w:r w:rsidRPr="004742FA">
        <w:rPr>
          <w:rFonts w:hint="eastAsia"/>
          <w:color w:val="000000" w:themeColor="text1"/>
          <w:sz w:val="28"/>
          <w:szCs w:val="28"/>
        </w:rPr>
        <w:t>RFAConv</w:t>
      </w:r>
      <w:r w:rsidRPr="004742FA">
        <w:rPr>
          <w:rFonts w:hint="eastAsia"/>
          <w:color w:val="000000" w:themeColor="text1"/>
          <w:sz w:val="28"/>
          <w:szCs w:val="28"/>
        </w:rPr>
        <w:t>分为两个分支，输入特征通过</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分支与</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分支提取特征，分别形成注意力图与感受野空间特征。</w:t>
      </w:r>
    </w:p>
    <w:p w14:paraId="09C8886D"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对输入特征进行平均池化操作，获取全局信息；对平均池化后的特征信息进行</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的分组卷积操作，对特征进行线性组合；对</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分组卷积后的特征信息进行</w:t>
      </w:r>
      <w:r w:rsidRPr="004742FA">
        <w:rPr>
          <w:rFonts w:hint="eastAsia"/>
          <w:color w:val="000000" w:themeColor="text1"/>
          <w:sz w:val="28"/>
          <w:szCs w:val="28"/>
        </w:rPr>
        <w:t>softmax</w:t>
      </w:r>
      <w:r w:rsidRPr="004742FA">
        <w:rPr>
          <w:rFonts w:hint="eastAsia"/>
          <w:color w:val="000000" w:themeColor="text1"/>
          <w:sz w:val="28"/>
          <w:szCs w:val="28"/>
        </w:rPr>
        <w:t>操作，生成每个感受野的注意力图。</w:t>
      </w:r>
    </w:p>
    <w:p w14:paraId="6D267E42"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对输入特征进行</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的分组卷积操作，将特征通道到分为三组，每组分别卷积，得到通道数增加的感受野空间特征图。</w:t>
      </w:r>
    </w:p>
    <w:p w14:paraId="78C6A0CF"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将得到的注意力图和感受野空间特征图进行加权，抑制不重要的特征。加权后的特征图调整形状以便下一步的卷积操作。</w:t>
      </w:r>
    </w:p>
    <w:p w14:paraId="771428B2" w14:textId="50CD973F"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使用了</w:t>
      </w:r>
      <w:r w:rsidRPr="004742FA">
        <w:rPr>
          <w:rFonts w:hint="eastAsia"/>
          <w:color w:val="000000" w:themeColor="text1"/>
          <w:sz w:val="28"/>
          <w:szCs w:val="28"/>
        </w:rPr>
        <w:t>RFAConv</w:t>
      </w:r>
      <w:r w:rsidRPr="004742FA">
        <w:rPr>
          <w:rFonts w:hint="eastAsia"/>
          <w:color w:val="000000" w:themeColor="text1"/>
          <w:sz w:val="28"/>
          <w:szCs w:val="28"/>
        </w:rPr>
        <w:t>替换</w:t>
      </w:r>
      <w:r w:rsidRPr="004742FA">
        <w:rPr>
          <w:rFonts w:hint="eastAsia"/>
          <w:color w:val="000000" w:themeColor="text1"/>
          <w:sz w:val="28"/>
          <w:szCs w:val="28"/>
        </w:rPr>
        <w:t>Bottleneck</w:t>
      </w:r>
      <w:r w:rsidRPr="004742FA">
        <w:rPr>
          <w:rFonts w:hint="eastAsia"/>
          <w:color w:val="000000" w:themeColor="text1"/>
          <w:sz w:val="28"/>
          <w:szCs w:val="28"/>
        </w:rPr>
        <w:t>中的第</w:t>
      </w:r>
      <w:r w:rsidRPr="004742FA">
        <w:rPr>
          <w:rFonts w:hint="eastAsia"/>
          <w:color w:val="000000" w:themeColor="text1"/>
          <w:sz w:val="28"/>
          <w:szCs w:val="28"/>
        </w:rPr>
        <w:t>2</w:t>
      </w:r>
      <w:r w:rsidRPr="004742FA">
        <w:rPr>
          <w:rFonts w:hint="eastAsia"/>
          <w:color w:val="000000" w:themeColor="text1"/>
          <w:sz w:val="28"/>
          <w:szCs w:val="28"/>
        </w:rPr>
        <w:t>个</w:t>
      </w:r>
      <w:r w:rsidRPr="004742FA">
        <w:rPr>
          <w:rFonts w:hint="eastAsia"/>
          <w:color w:val="000000" w:themeColor="text1"/>
          <w:sz w:val="28"/>
          <w:szCs w:val="28"/>
        </w:rPr>
        <w:t>Conv</w:t>
      </w:r>
      <w:r w:rsidRPr="004742FA">
        <w:rPr>
          <w:rFonts w:hint="eastAsia"/>
          <w:color w:val="000000" w:themeColor="text1"/>
          <w:sz w:val="28"/>
          <w:szCs w:val="28"/>
        </w:rPr>
        <w:t>卷积得到</w:t>
      </w:r>
      <w:r w:rsidRPr="004742FA">
        <w:rPr>
          <w:rFonts w:hint="eastAsia"/>
          <w:color w:val="000000" w:themeColor="text1"/>
          <w:sz w:val="28"/>
          <w:szCs w:val="28"/>
        </w:rPr>
        <w:t>CRConv</w:t>
      </w:r>
      <w:ins w:id="23" w:author="星月 杨" w:date="2025-07-30T16:30:00Z">
        <w:r w:rsidR="00BD053B">
          <w:rPr>
            <w:rFonts w:hint="eastAsia"/>
            <w:color w:val="000000" w:themeColor="text1"/>
            <w:sz w:val="28"/>
            <w:szCs w:val="28"/>
          </w:rPr>
          <w:t>模块</w:t>
        </w:r>
      </w:ins>
      <w:r w:rsidRPr="004742FA">
        <w:rPr>
          <w:rFonts w:hint="eastAsia"/>
          <w:color w:val="000000" w:themeColor="text1"/>
          <w:sz w:val="28"/>
          <w:szCs w:val="28"/>
        </w:rPr>
        <w:t>，</w:t>
      </w:r>
      <w:commentRangeStart w:id="24"/>
      <w:del w:id="25" w:author="星月 杨" w:date="2025-07-30T16:30:00Z">
        <w:r w:rsidRPr="004742FA" w:rsidDel="00BD053B">
          <w:rPr>
            <w:rFonts w:hint="eastAsia"/>
            <w:color w:val="000000" w:themeColor="text1"/>
            <w:sz w:val="28"/>
            <w:szCs w:val="28"/>
          </w:rPr>
          <w:delText>替换</w:delText>
        </w:r>
      </w:del>
      <w:ins w:id="26" w:author="星月 杨" w:date="2025-07-30T16:31:00Z">
        <w:r w:rsidR="00BD053B">
          <w:rPr>
            <w:rFonts w:hint="eastAsia"/>
            <w:color w:val="000000" w:themeColor="text1"/>
            <w:sz w:val="28"/>
            <w:szCs w:val="28"/>
          </w:rPr>
          <w:t>从而</w:t>
        </w:r>
      </w:ins>
      <w:ins w:id="27" w:author="星月 杨" w:date="2025-07-30T16:30:00Z">
        <w:r w:rsidR="00BD053B">
          <w:rPr>
            <w:rFonts w:hint="eastAsia"/>
            <w:color w:val="000000" w:themeColor="text1"/>
            <w:sz w:val="28"/>
            <w:szCs w:val="28"/>
          </w:rPr>
          <w:t>改进</w:t>
        </w:r>
      </w:ins>
      <w:r w:rsidRPr="004742FA">
        <w:rPr>
          <w:rFonts w:hint="eastAsia"/>
          <w:color w:val="000000" w:themeColor="text1"/>
          <w:sz w:val="28"/>
          <w:szCs w:val="28"/>
        </w:rPr>
        <w:t>特征提取网络中的</w:t>
      </w:r>
      <w:r w:rsidRPr="004742FA">
        <w:rPr>
          <w:rFonts w:hint="eastAsia"/>
          <w:color w:val="000000" w:themeColor="text1"/>
          <w:sz w:val="28"/>
          <w:szCs w:val="28"/>
        </w:rPr>
        <w:t>C2f</w:t>
      </w:r>
      <w:r w:rsidRPr="004742FA">
        <w:rPr>
          <w:rFonts w:hint="eastAsia"/>
          <w:color w:val="000000" w:themeColor="text1"/>
          <w:sz w:val="28"/>
          <w:szCs w:val="28"/>
        </w:rPr>
        <w:t>。</w:t>
      </w:r>
      <w:commentRangeEnd w:id="24"/>
      <w:r w:rsidR="00B47C4B">
        <w:rPr>
          <w:rStyle w:val="ac"/>
        </w:rPr>
        <w:commentReference w:id="24"/>
      </w:r>
    </w:p>
    <w:p w14:paraId="5B6A2C79"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步骤</w:t>
      </w:r>
      <w:r w:rsidRPr="004742FA">
        <w:rPr>
          <w:color w:val="000000" w:themeColor="text1"/>
          <w:sz w:val="28"/>
          <w:szCs w:val="28"/>
        </w:rPr>
        <w:t>3</w:t>
      </w:r>
      <w:r w:rsidRPr="004742FA">
        <w:rPr>
          <w:rFonts w:hint="eastAsia"/>
          <w:color w:val="000000" w:themeColor="text1"/>
          <w:sz w:val="28"/>
          <w:szCs w:val="28"/>
        </w:rPr>
        <w:t>，引入注意力机制</w:t>
      </w:r>
      <w:r w:rsidRPr="004742FA">
        <w:rPr>
          <w:color w:val="000000" w:themeColor="text1"/>
          <w:sz w:val="28"/>
          <w:szCs w:val="28"/>
        </w:rPr>
        <w:t>：</w:t>
      </w:r>
    </w:p>
    <w:p w14:paraId="133908E2"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引入</w:t>
      </w:r>
      <w:r w:rsidRPr="004742FA">
        <w:rPr>
          <w:rFonts w:hint="eastAsia"/>
          <w:color w:val="000000" w:themeColor="text1"/>
          <w:sz w:val="28"/>
          <w:szCs w:val="28"/>
        </w:rPr>
        <w:t>Triplet Attention</w:t>
      </w:r>
      <w:r w:rsidRPr="004742FA">
        <w:rPr>
          <w:rFonts w:hint="eastAsia"/>
          <w:color w:val="000000" w:themeColor="text1"/>
          <w:sz w:val="28"/>
          <w:szCs w:val="28"/>
        </w:rPr>
        <w:t>，参照图</w:t>
      </w:r>
      <w:r w:rsidRPr="004742FA">
        <w:rPr>
          <w:rFonts w:hint="eastAsia"/>
          <w:color w:val="000000" w:themeColor="text1"/>
          <w:sz w:val="28"/>
          <w:szCs w:val="28"/>
        </w:rPr>
        <w:t>3</w:t>
      </w:r>
      <w:r w:rsidRPr="004742FA">
        <w:rPr>
          <w:rFonts w:hint="eastAsia"/>
          <w:color w:val="000000" w:themeColor="text1"/>
          <w:sz w:val="28"/>
          <w:szCs w:val="28"/>
        </w:rPr>
        <w:t>可知该注意力机制是一种通过使用三分支结构捕捉交叉维度交互来计算注意权重的新方法。该注意力模块通过引入三个分支来分别捕获输入张量的</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和</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维数之间的依赖关系，捕获了空间维和输入张量的通道维之间的相互作用。</w:t>
      </w:r>
    </w:p>
    <w:p w14:paraId="0E16814C"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在每个分支中，对输入张量进行处理，输入张量经过旋转、</w:t>
      </w:r>
      <w:r w:rsidRPr="004742FA">
        <w:rPr>
          <w:color w:val="000000" w:themeColor="text1"/>
          <w:sz w:val="28"/>
          <w:szCs w:val="28"/>
        </w:rPr>
        <w:t>Z‑pool</w:t>
      </w:r>
      <w:r w:rsidRPr="004742FA">
        <w:rPr>
          <w:rFonts w:hint="eastAsia"/>
          <w:color w:val="000000" w:themeColor="text1"/>
          <w:sz w:val="28"/>
          <w:szCs w:val="28"/>
        </w:rPr>
        <w:t>卷积进行合并特征、批归一化和</w:t>
      </w:r>
      <w:r w:rsidRPr="004742FA">
        <w:rPr>
          <w:rFonts w:hint="eastAsia"/>
          <w:color w:val="000000" w:themeColor="text1"/>
          <w:sz w:val="28"/>
          <w:szCs w:val="28"/>
        </w:rPr>
        <w:t>Sigmoid</w:t>
      </w:r>
      <w:r w:rsidRPr="004742FA">
        <w:rPr>
          <w:rFonts w:hint="eastAsia"/>
          <w:color w:val="000000" w:themeColor="text1"/>
          <w:sz w:val="28"/>
          <w:szCs w:val="28"/>
        </w:rPr>
        <w:t>激活函数后生成注意力权重，从而得到不同维度间的交互结果，最后将三条分支的处理结果求和并取平均值，形成综合注意力图。</w:t>
      </w:r>
    </w:p>
    <w:p w14:paraId="74FCE0D0" w14:textId="77777777" w:rsidR="006613D8" w:rsidRPr="004742FA" w:rsidRDefault="006613D8" w:rsidP="004742FA">
      <w:pPr>
        <w:adjustRightInd w:val="0"/>
        <w:snapToGrid w:val="0"/>
        <w:spacing w:line="360" w:lineRule="auto"/>
        <w:ind w:firstLineChars="150" w:firstLine="420"/>
        <w:rPr>
          <w:color w:val="000000" w:themeColor="text1"/>
          <w:sz w:val="28"/>
          <w:szCs w:val="28"/>
        </w:rPr>
      </w:pPr>
      <w:r w:rsidRPr="004742FA">
        <w:rPr>
          <w:rFonts w:hint="eastAsia"/>
          <w:color w:val="000000" w:themeColor="text1"/>
          <w:sz w:val="28"/>
          <w:szCs w:val="28"/>
        </w:rPr>
        <w:t>在第一个分支中，</w:t>
      </w:r>
      <w:r w:rsidRPr="004742FA">
        <w:rPr>
          <w:rFonts w:hint="eastAsia"/>
          <w:color w:val="000000" w:themeColor="text1"/>
          <w:sz w:val="28"/>
          <w:szCs w:val="28"/>
        </w:rPr>
        <w:t>Triplet Attention</w:t>
      </w:r>
      <w:r w:rsidRPr="004742FA">
        <w:rPr>
          <w:rFonts w:hint="eastAsia"/>
          <w:color w:val="000000" w:themeColor="text1"/>
          <w:sz w:val="28"/>
          <w:szCs w:val="28"/>
        </w:rPr>
        <w:t>模块建立了通道维度</w:t>
      </w:r>
      <w:r w:rsidRPr="004742FA">
        <w:rPr>
          <w:rFonts w:hint="eastAsia"/>
          <w:color w:val="000000" w:themeColor="text1"/>
          <w:sz w:val="28"/>
          <w:szCs w:val="28"/>
        </w:rPr>
        <w:t>C</w:t>
      </w:r>
      <w:r w:rsidRPr="004742FA">
        <w:rPr>
          <w:rFonts w:hint="eastAsia"/>
          <w:color w:val="000000" w:themeColor="text1"/>
          <w:sz w:val="28"/>
          <w:szCs w:val="28"/>
        </w:rPr>
        <w:t>和空间维度高度</w:t>
      </w:r>
      <w:r w:rsidRPr="004742FA">
        <w:rPr>
          <w:rFonts w:hint="eastAsia"/>
          <w:color w:val="000000" w:themeColor="text1"/>
          <w:sz w:val="28"/>
          <w:szCs w:val="28"/>
        </w:rPr>
        <w:t>H</w:t>
      </w:r>
      <w:r w:rsidRPr="004742FA">
        <w:rPr>
          <w:rFonts w:hint="eastAsia"/>
          <w:color w:val="000000" w:themeColor="text1"/>
          <w:sz w:val="28"/>
          <w:szCs w:val="28"/>
        </w:rPr>
        <w:t>之间的相互作用。输入张量</w:t>
      </w:r>
      <w:r w:rsidRPr="004742FA">
        <w:rPr>
          <w:color w:val="000000" w:themeColor="text1"/>
          <w:position w:val="-6"/>
          <w:sz w:val="28"/>
          <w:szCs w:val="28"/>
        </w:rPr>
        <w:object w:dxaOrig="200" w:dyaOrig="220" w14:anchorId="2F20A3FE">
          <v:shape id="_x0000_i1063" type="#_x0000_t75" style="width:12pt;height:12pt" o:ole="">
            <v:imagedata r:id="rId8" o:title=""/>
          </v:shape>
          <o:OLEObject Type="Embed" ProgID="Equation.DSMT4" ShapeID="_x0000_i1063" DrawAspect="Content" ObjectID="_1815398717" r:id="rId80"/>
        </w:object>
      </w:r>
      <w:r w:rsidRPr="004742FA">
        <w:rPr>
          <w:rFonts w:hint="eastAsia"/>
          <w:color w:val="000000" w:themeColor="text1"/>
          <w:sz w:val="28"/>
          <w:szCs w:val="28"/>
        </w:rPr>
        <w:t>沿</w:t>
      </w:r>
      <w:r w:rsidRPr="004742FA">
        <w:rPr>
          <w:rFonts w:hint="eastAsia"/>
          <w:color w:val="000000" w:themeColor="text1"/>
          <w:sz w:val="28"/>
          <w:szCs w:val="28"/>
        </w:rPr>
        <w:t>H</w:t>
      </w:r>
      <w:r w:rsidRPr="004742FA">
        <w:rPr>
          <w:rFonts w:hint="eastAsia"/>
          <w:color w:val="000000" w:themeColor="text1"/>
          <w:sz w:val="28"/>
          <w:szCs w:val="28"/>
        </w:rPr>
        <w:t>轴逆时针旋转</w:t>
      </w:r>
      <w:r w:rsidRPr="004742FA">
        <w:rPr>
          <w:rFonts w:hint="eastAsia"/>
          <w:color w:val="000000" w:themeColor="text1"/>
          <w:sz w:val="28"/>
          <w:szCs w:val="28"/>
        </w:rPr>
        <w:t>90</w:t>
      </w:r>
      <w:r w:rsidRPr="004742FA">
        <w:rPr>
          <w:rFonts w:hint="eastAsia"/>
          <w:color w:val="000000" w:themeColor="text1"/>
          <w:sz w:val="28"/>
          <w:szCs w:val="28"/>
        </w:rPr>
        <w:t>°得到</w:t>
      </w:r>
      <w:r w:rsidRPr="004742FA">
        <w:rPr>
          <w:rFonts w:hint="eastAsia"/>
          <w:position w:val="-12"/>
        </w:rPr>
        <w:object w:dxaOrig="240" w:dyaOrig="360" w14:anchorId="12400BD6">
          <v:shape id="_x0000_i1064" type="#_x0000_t75" style="width:12pt;height:18pt" o:ole="">
            <v:imagedata r:id="rId12" o:title=""/>
          </v:shape>
          <o:OLEObject Type="Embed" ProgID="Equation.DSMT4" ShapeID="_x0000_i1064" DrawAspect="Content" ObjectID="_1815398718" r:id="rId81"/>
        </w:object>
      </w:r>
      <w:r w:rsidRPr="004742FA">
        <w:rPr>
          <w:rFonts w:hint="eastAsia"/>
          <w:color w:val="000000" w:themeColor="text1"/>
          <w:sz w:val="28"/>
          <w:szCs w:val="28"/>
        </w:rPr>
        <w:t>，又通过</w:t>
      </w:r>
      <w:r w:rsidRPr="004742FA">
        <w:rPr>
          <w:rFonts w:hint="eastAsia"/>
          <w:color w:val="000000" w:themeColor="text1"/>
          <w:sz w:val="28"/>
          <w:szCs w:val="28"/>
        </w:rPr>
        <w:t>Z-pool</w:t>
      </w:r>
      <w:r w:rsidRPr="004742FA">
        <w:rPr>
          <w:rFonts w:hint="eastAsia"/>
          <w:color w:val="000000" w:themeColor="text1"/>
          <w:sz w:val="28"/>
          <w:szCs w:val="28"/>
        </w:rPr>
        <w:t>变为</w:t>
      </w:r>
      <w:r w:rsidRPr="004742FA">
        <w:rPr>
          <w:color w:val="000000" w:themeColor="text1"/>
          <w:position w:val="-12"/>
          <w:sz w:val="28"/>
          <w:szCs w:val="28"/>
        </w:rPr>
        <w:object w:dxaOrig="260" w:dyaOrig="380" w14:anchorId="3E12CBF0">
          <v:shape id="_x0000_i1065" type="#_x0000_t75" style="width:12pt;height:18pt" o:ole="">
            <v:imagedata r:id="rId14" o:title=""/>
          </v:shape>
          <o:OLEObject Type="Embed" ProgID="Equation.DSMT4" ShapeID="_x0000_i1065" DrawAspect="Content" ObjectID="_1815398719" r:id="rId82"/>
        </w:object>
      </w:r>
      <w:r w:rsidRPr="004742FA">
        <w:rPr>
          <w:rFonts w:hint="eastAsia"/>
          <w:color w:val="000000" w:themeColor="text1"/>
          <w:sz w:val="28"/>
          <w:szCs w:val="28"/>
        </w:rPr>
        <w:t>。</w:t>
      </w:r>
      <w:r w:rsidRPr="004742FA">
        <w:rPr>
          <w:rFonts w:hint="eastAsia"/>
          <w:color w:val="000000" w:themeColor="text1"/>
          <w:sz w:val="28"/>
          <w:szCs w:val="28"/>
        </w:rPr>
        <w:t>Z-pool</w:t>
      </w:r>
      <w:r w:rsidRPr="004742FA">
        <w:rPr>
          <w:rFonts w:hint="eastAsia"/>
          <w:color w:val="000000" w:themeColor="text1"/>
          <w:sz w:val="28"/>
          <w:szCs w:val="28"/>
        </w:rPr>
        <w:t>层将张量维度从</w:t>
      </w:r>
      <w:r w:rsidRPr="004742FA">
        <w:rPr>
          <w:rFonts w:hint="eastAsia"/>
          <w:color w:val="000000" w:themeColor="text1"/>
          <w:sz w:val="28"/>
          <w:szCs w:val="28"/>
        </w:rPr>
        <w:t>0</w:t>
      </w:r>
      <w:r w:rsidRPr="004742FA">
        <w:rPr>
          <w:rFonts w:hint="eastAsia"/>
          <w:color w:val="000000" w:themeColor="text1"/>
          <w:sz w:val="28"/>
          <w:szCs w:val="28"/>
        </w:rPr>
        <w:t>减少为</w:t>
      </w:r>
      <w:r w:rsidRPr="004742FA">
        <w:rPr>
          <w:rFonts w:hint="eastAsia"/>
          <w:color w:val="000000" w:themeColor="text1"/>
          <w:sz w:val="28"/>
          <w:szCs w:val="28"/>
        </w:rPr>
        <w:t>2</w:t>
      </w:r>
      <w:r w:rsidRPr="004742FA">
        <w:rPr>
          <w:rFonts w:hint="eastAsia"/>
          <w:color w:val="000000" w:themeColor="text1"/>
          <w:sz w:val="28"/>
          <w:szCs w:val="28"/>
        </w:rPr>
        <w:t>，以获得通过张量的平均合并和最大合并特征。具体计算公式如下：</w:t>
      </w:r>
      <w:r w:rsidRPr="004742FA" w:rsidDel="009E0AF2">
        <w:rPr>
          <w:rFonts w:hint="eastAsia"/>
          <w:color w:val="000000" w:themeColor="text1"/>
          <w:sz w:val="28"/>
          <w:szCs w:val="28"/>
        </w:rPr>
        <w:t xml:space="preserve"> </w:t>
      </w:r>
    </w:p>
    <w:p w14:paraId="24498061" w14:textId="77777777" w:rsidR="006613D8" w:rsidRPr="004742FA" w:rsidRDefault="006613D8"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16"/>
          <w:sz w:val="28"/>
          <w:szCs w:val="28"/>
        </w:rPr>
        <w:object w:dxaOrig="4620" w:dyaOrig="440" w14:anchorId="72267CB1">
          <v:shape id="_x0000_i1066" type="#_x0000_t75" style="width:234pt;height:24pt" o:ole="">
            <v:imagedata r:id="rId16" o:title=""/>
          </v:shape>
          <o:OLEObject Type="Embed" ProgID="Equation.DSMT4" ShapeID="_x0000_i1066" DrawAspect="Content" ObjectID="_1815398720" r:id="rId83"/>
        </w:object>
      </w:r>
    </w:p>
    <w:p w14:paraId="32CEC39C"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279" w:dyaOrig="360" w14:anchorId="498A8F95">
          <v:shape id="_x0000_i1067" type="#_x0000_t75" style="width:12pt;height:18pt" o:ole="">
            <v:imagedata r:id="rId18" o:title=""/>
          </v:shape>
          <o:OLEObject Type="Embed" ProgID="Equation.DSMT4" ShapeID="_x0000_i1067" DrawAspect="Content" ObjectID="_1815398721" r:id="rId84"/>
        </w:object>
      </w:r>
      <w:r w:rsidRPr="004742FA">
        <w:rPr>
          <w:rFonts w:hint="eastAsia"/>
          <w:color w:val="000000" w:themeColor="text1"/>
          <w:sz w:val="28"/>
          <w:szCs w:val="28"/>
        </w:rPr>
        <w:t>表示维度为</w:t>
      </w:r>
      <w:r w:rsidRPr="004742FA">
        <w:rPr>
          <w:rFonts w:hint="eastAsia"/>
          <w:color w:val="000000" w:themeColor="text1"/>
          <w:sz w:val="28"/>
          <w:szCs w:val="28"/>
        </w:rPr>
        <w:t>0</w:t>
      </w:r>
      <w:r w:rsidRPr="004742FA">
        <w:rPr>
          <w:rFonts w:hint="eastAsia"/>
          <w:color w:val="000000" w:themeColor="text1"/>
          <w:sz w:val="28"/>
          <w:szCs w:val="28"/>
        </w:rPr>
        <w:t>，</w:t>
      </w:r>
      <w:r w:rsidRPr="004742FA">
        <w:rPr>
          <w:color w:val="000000" w:themeColor="text1"/>
          <w:position w:val="-12"/>
          <w:sz w:val="28"/>
          <w:szCs w:val="28"/>
        </w:rPr>
        <w:object w:dxaOrig="1160" w:dyaOrig="360" w14:anchorId="63B31594">
          <v:shape id="_x0000_i1068" type="#_x0000_t75" style="width:60pt;height:18pt" o:ole="">
            <v:imagedata r:id="rId20" o:title=""/>
          </v:shape>
          <o:OLEObject Type="Embed" ProgID="Equation.DSMT4" ShapeID="_x0000_i1068" DrawAspect="Content" ObjectID="_1815398722" r:id="rId85"/>
        </w:object>
      </w:r>
      <w:r w:rsidRPr="004742FA">
        <w:rPr>
          <w:rFonts w:hint="eastAsia"/>
          <w:color w:val="000000" w:themeColor="text1"/>
          <w:sz w:val="28"/>
          <w:szCs w:val="28"/>
        </w:rPr>
        <w:t>、</w:t>
      </w:r>
      <w:r w:rsidRPr="004742FA">
        <w:rPr>
          <w:color w:val="000000" w:themeColor="text1"/>
          <w:position w:val="-12"/>
          <w:sz w:val="28"/>
          <w:szCs w:val="28"/>
        </w:rPr>
        <w:object w:dxaOrig="1120" w:dyaOrig="360" w14:anchorId="684FAF6C">
          <v:shape id="_x0000_i1069" type="#_x0000_t75" style="width:54pt;height:18pt" o:ole="">
            <v:imagedata r:id="rId22" o:title=""/>
          </v:shape>
          <o:OLEObject Type="Embed" ProgID="Equation.DSMT4" ShapeID="_x0000_i1069" DrawAspect="Content" ObjectID="_1815398723" r:id="rId86"/>
        </w:object>
      </w:r>
      <w:r w:rsidRPr="004742FA">
        <w:rPr>
          <w:rFonts w:hint="eastAsia"/>
          <w:color w:val="000000" w:themeColor="text1"/>
          <w:sz w:val="28"/>
          <w:szCs w:val="28"/>
        </w:rPr>
        <w:t>分别代表最大池化层和平均池化层。</w:t>
      </w:r>
    </w:p>
    <w:p w14:paraId="4132FE41"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通过标准卷积层和归一化层输出</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；然后张量通过</w:t>
      </w:r>
      <w:r w:rsidRPr="004742FA">
        <w:rPr>
          <w:rFonts w:hint="eastAsia"/>
          <w:color w:val="000000" w:themeColor="text1"/>
          <w:sz w:val="28"/>
          <w:szCs w:val="28"/>
        </w:rPr>
        <w:t>Sigmoid</w:t>
      </w:r>
      <w:r w:rsidRPr="004742FA">
        <w:rPr>
          <w:rFonts w:hint="eastAsia"/>
          <w:color w:val="000000" w:themeColor="text1"/>
          <w:sz w:val="28"/>
          <w:szCs w:val="28"/>
        </w:rPr>
        <w:t>激活函数生成最终的应用于</w:t>
      </w:r>
      <w:r w:rsidRPr="004742FA">
        <w:rPr>
          <w:color w:val="000000" w:themeColor="text1"/>
          <w:position w:val="-12"/>
          <w:sz w:val="28"/>
          <w:szCs w:val="28"/>
        </w:rPr>
        <w:object w:dxaOrig="240" w:dyaOrig="360" w14:anchorId="5409A836">
          <v:shape id="_x0000_i1070" type="#_x0000_t75" style="width:12pt;height:18pt" o:ole="">
            <v:imagedata r:id="rId24" o:title=""/>
          </v:shape>
          <o:OLEObject Type="Embed" ProgID="Equation.DSMT4" ShapeID="_x0000_i1070" DrawAspect="Content" ObjectID="_1815398724" r:id="rId87"/>
        </w:object>
      </w:r>
      <w:r w:rsidRPr="004742FA">
        <w:rPr>
          <w:rFonts w:hint="eastAsia"/>
          <w:color w:val="000000" w:themeColor="text1"/>
          <w:sz w:val="28"/>
          <w:szCs w:val="28"/>
        </w:rPr>
        <w:t>的注意权值。最终，沿</w:t>
      </w:r>
      <w:r w:rsidRPr="004742FA">
        <w:rPr>
          <w:rFonts w:hint="eastAsia"/>
          <w:color w:val="000000" w:themeColor="text1"/>
          <w:sz w:val="28"/>
          <w:szCs w:val="28"/>
        </w:rPr>
        <w:t>H</w:t>
      </w:r>
      <w:r w:rsidRPr="004742FA">
        <w:rPr>
          <w:rFonts w:hint="eastAsia"/>
          <w:color w:val="000000" w:themeColor="text1"/>
          <w:sz w:val="28"/>
          <w:szCs w:val="28"/>
        </w:rPr>
        <w:t>轴顺时针旋转</w:t>
      </w:r>
      <w:r w:rsidRPr="004742FA">
        <w:rPr>
          <w:rFonts w:hint="eastAsia"/>
          <w:color w:val="000000" w:themeColor="text1"/>
          <w:sz w:val="28"/>
          <w:szCs w:val="28"/>
        </w:rPr>
        <w:t>90</w:t>
      </w:r>
      <w:r w:rsidRPr="004742FA">
        <w:rPr>
          <w:rFonts w:hint="eastAsia"/>
          <w:color w:val="000000" w:themeColor="text1"/>
          <w:sz w:val="28"/>
          <w:szCs w:val="28"/>
        </w:rPr>
        <w:t>度，保持特征张量的原始输入形状。</w:t>
      </w:r>
    </w:p>
    <w:p w14:paraId="79D188BC" w14:textId="52C1295F" w:rsidR="00671167" w:rsidRPr="004742FA" w:rsidRDefault="00671167"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第二分支过程与第一分支相似，</w:t>
      </w:r>
      <w:r w:rsidRPr="004742FA">
        <w:rPr>
          <w:rFonts w:hint="eastAsia"/>
          <w:color w:val="000000" w:themeColor="text1"/>
          <w:sz w:val="28"/>
          <w:szCs w:val="28"/>
        </w:rPr>
        <w:t>Triplet Attention</w:t>
      </w:r>
      <w:r w:rsidRPr="004742FA">
        <w:rPr>
          <w:rFonts w:hint="eastAsia"/>
          <w:color w:val="000000" w:themeColor="text1"/>
          <w:sz w:val="28"/>
          <w:szCs w:val="28"/>
        </w:rPr>
        <w:t>模块建立了通道维度</w:t>
      </w:r>
      <w:r w:rsidRPr="004742FA">
        <w:rPr>
          <w:rFonts w:hint="eastAsia"/>
          <w:color w:val="000000" w:themeColor="text1"/>
          <w:sz w:val="28"/>
          <w:szCs w:val="28"/>
        </w:rPr>
        <w:t>C</w:t>
      </w:r>
      <w:r w:rsidRPr="004742FA">
        <w:rPr>
          <w:rFonts w:hint="eastAsia"/>
          <w:color w:val="000000" w:themeColor="text1"/>
          <w:sz w:val="28"/>
          <w:szCs w:val="28"/>
        </w:rPr>
        <w:t>和空间维度宽度</w:t>
      </w:r>
      <w:r w:rsidRPr="004742FA">
        <w:rPr>
          <w:rFonts w:hint="eastAsia"/>
          <w:color w:val="000000" w:themeColor="text1"/>
          <w:sz w:val="28"/>
          <w:szCs w:val="28"/>
        </w:rPr>
        <w:t>W</w:t>
      </w:r>
      <w:r w:rsidRPr="004742FA">
        <w:rPr>
          <w:rFonts w:hint="eastAsia"/>
          <w:color w:val="000000" w:themeColor="text1"/>
          <w:sz w:val="28"/>
          <w:szCs w:val="28"/>
        </w:rPr>
        <w:t>之间的相互作用；输入张量</w:t>
      </w:r>
      <w:r w:rsidRPr="004742FA">
        <w:rPr>
          <w:color w:val="000000" w:themeColor="text1"/>
          <w:position w:val="-6"/>
          <w:sz w:val="28"/>
          <w:szCs w:val="28"/>
        </w:rPr>
        <w:object w:dxaOrig="200" w:dyaOrig="220" w14:anchorId="27583B4A">
          <v:shape id="_x0000_i1071" type="#_x0000_t75" style="width:12pt;height:12pt" o:ole="">
            <v:imagedata r:id="rId8" o:title=""/>
          </v:shape>
          <o:OLEObject Type="Embed" ProgID="Equation.DSMT4" ShapeID="_x0000_i1071" DrawAspect="Content" ObjectID="_1815398725" r:id="rId88"/>
        </w:object>
      </w:r>
      <w:r w:rsidRPr="004742FA">
        <w:rPr>
          <w:rFonts w:hint="eastAsia"/>
          <w:color w:val="000000" w:themeColor="text1"/>
          <w:sz w:val="28"/>
          <w:szCs w:val="28"/>
        </w:rPr>
        <w:t>沿</w:t>
      </w:r>
      <w:r w:rsidRPr="004742FA">
        <w:rPr>
          <w:rFonts w:hint="eastAsia"/>
          <w:color w:val="000000" w:themeColor="text1"/>
          <w:sz w:val="28"/>
          <w:szCs w:val="28"/>
        </w:rPr>
        <w:t>W</w:t>
      </w:r>
      <w:r w:rsidRPr="004742FA">
        <w:rPr>
          <w:rFonts w:hint="eastAsia"/>
          <w:color w:val="000000" w:themeColor="text1"/>
          <w:sz w:val="28"/>
          <w:szCs w:val="28"/>
        </w:rPr>
        <w:t>轴逆时针旋转</w:t>
      </w:r>
      <w:r w:rsidRPr="004742FA">
        <w:rPr>
          <w:rFonts w:hint="eastAsia"/>
          <w:color w:val="000000" w:themeColor="text1"/>
          <w:sz w:val="28"/>
          <w:szCs w:val="28"/>
        </w:rPr>
        <w:t>90</w:t>
      </w:r>
      <w:r w:rsidRPr="004742FA">
        <w:rPr>
          <w:rFonts w:hint="eastAsia"/>
          <w:color w:val="000000" w:themeColor="text1"/>
          <w:sz w:val="28"/>
          <w:szCs w:val="28"/>
        </w:rPr>
        <w:t>°得到</w:t>
      </w:r>
      <w:r w:rsidRPr="004742FA">
        <w:rPr>
          <w:rFonts w:hint="eastAsia"/>
          <w:position w:val="-12"/>
        </w:rPr>
        <w:object w:dxaOrig="260" w:dyaOrig="360" w14:anchorId="7EE73EC0">
          <v:shape id="_x0000_i1072" type="#_x0000_t75" style="width:12.75pt;height:18pt" o:ole="">
            <v:imagedata r:id="rId27" o:title=""/>
          </v:shape>
          <o:OLEObject Type="Embed" ProgID="Equation.DSMT4" ShapeID="_x0000_i1072" DrawAspect="Content" ObjectID="_1815398726" r:id="rId89"/>
        </w:object>
      </w:r>
      <w:r w:rsidRPr="004742FA">
        <w:rPr>
          <w:rFonts w:hint="eastAsia"/>
          <w:color w:val="000000" w:themeColor="text1"/>
          <w:sz w:val="28"/>
          <w:szCs w:val="28"/>
        </w:rPr>
        <w:t>，又通过</w:t>
      </w:r>
      <w:r w:rsidRPr="004742FA">
        <w:rPr>
          <w:rFonts w:hint="eastAsia"/>
          <w:color w:val="000000" w:themeColor="text1"/>
          <w:sz w:val="28"/>
          <w:szCs w:val="28"/>
        </w:rPr>
        <w:t>Z-pool</w:t>
      </w:r>
      <w:r w:rsidRPr="004742FA">
        <w:rPr>
          <w:rFonts w:hint="eastAsia"/>
          <w:color w:val="000000" w:themeColor="text1"/>
          <w:sz w:val="28"/>
          <w:szCs w:val="28"/>
        </w:rPr>
        <w:t>变为</w:t>
      </w:r>
      <w:r w:rsidRPr="004742FA">
        <w:rPr>
          <w:color w:val="000000" w:themeColor="text1"/>
          <w:position w:val="-12"/>
          <w:sz w:val="28"/>
          <w:szCs w:val="28"/>
        </w:rPr>
        <w:object w:dxaOrig="260" w:dyaOrig="380" w14:anchorId="085F46C9">
          <v:shape id="_x0000_i1073" type="#_x0000_t75" style="width:12pt;height:18pt" o:ole="">
            <v:imagedata r:id="rId29" o:title=""/>
          </v:shape>
          <o:OLEObject Type="Embed" ProgID="Equation.DSMT4" ShapeID="_x0000_i1073" DrawAspect="Content" ObjectID="_1815398727" r:id="rId90"/>
        </w:object>
      </w:r>
      <w:r w:rsidRPr="004742FA">
        <w:rPr>
          <w:rFonts w:hint="eastAsia"/>
          <w:color w:val="000000" w:themeColor="text1"/>
          <w:sz w:val="28"/>
          <w:szCs w:val="28"/>
        </w:rPr>
        <w:t>，</w:t>
      </w:r>
      <w:r w:rsidRPr="004742FA">
        <w:rPr>
          <w:rFonts w:hint="eastAsia"/>
          <w:color w:val="000000" w:themeColor="text1"/>
          <w:sz w:val="28"/>
          <w:szCs w:val="28"/>
        </w:rPr>
        <w:t>Z-pool</w:t>
      </w:r>
      <w:r w:rsidRPr="004742FA">
        <w:rPr>
          <w:rFonts w:hint="eastAsia"/>
          <w:color w:val="000000" w:themeColor="text1"/>
          <w:sz w:val="28"/>
          <w:szCs w:val="28"/>
        </w:rPr>
        <w:t>层将张量维度</w:t>
      </w:r>
      <w:r w:rsidRPr="004742FA">
        <w:rPr>
          <w:rFonts w:hint="eastAsia"/>
          <w:color w:val="000000" w:themeColor="text1"/>
          <w:sz w:val="28"/>
          <w:szCs w:val="28"/>
        </w:rPr>
        <w:t>H</w:t>
      </w:r>
      <w:r w:rsidRPr="004742FA">
        <w:rPr>
          <w:rFonts w:hint="eastAsia"/>
          <w:color w:val="000000" w:themeColor="text1"/>
          <w:sz w:val="28"/>
          <w:szCs w:val="28"/>
        </w:rPr>
        <w:t>减少为</w:t>
      </w:r>
      <w:r w:rsidRPr="004742FA">
        <w:rPr>
          <w:rFonts w:hint="eastAsia"/>
          <w:color w:val="000000" w:themeColor="text1"/>
          <w:sz w:val="28"/>
          <w:szCs w:val="28"/>
        </w:rPr>
        <w:t>2</w:t>
      </w:r>
      <w:r w:rsidRPr="004742FA">
        <w:rPr>
          <w:rFonts w:hint="eastAsia"/>
          <w:color w:val="000000" w:themeColor="text1"/>
          <w:sz w:val="28"/>
          <w:szCs w:val="28"/>
        </w:rPr>
        <w:t>，以获得通过张量的平均合并和最大合并特征；通过标准卷积层和归一化层输出</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；然后张量通过</w:t>
      </w:r>
      <w:r w:rsidRPr="004742FA">
        <w:rPr>
          <w:rFonts w:hint="eastAsia"/>
          <w:color w:val="000000" w:themeColor="text1"/>
          <w:sz w:val="28"/>
          <w:szCs w:val="28"/>
        </w:rPr>
        <w:t>Sigmoid</w:t>
      </w:r>
      <w:r w:rsidRPr="004742FA">
        <w:rPr>
          <w:rFonts w:hint="eastAsia"/>
          <w:color w:val="000000" w:themeColor="text1"/>
          <w:sz w:val="28"/>
          <w:szCs w:val="28"/>
        </w:rPr>
        <w:t>激活函数生成最终的应用于</w:t>
      </w:r>
      <w:r w:rsidRPr="004742FA">
        <w:rPr>
          <w:color w:val="000000" w:themeColor="text1"/>
          <w:position w:val="-12"/>
          <w:sz w:val="28"/>
          <w:szCs w:val="28"/>
        </w:rPr>
        <w:object w:dxaOrig="260" w:dyaOrig="360" w14:anchorId="4A2B4A63">
          <v:shape id="_x0000_i1074" type="#_x0000_t75" style="width:12.75pt;height:18pt" o:ole="">
            <v:imagedata r:id="rId31" o:title=""/>
          </v:shape>
          <o:OLEObject Type="Embed" ProgID="Equation.DSMT4" ShapeID="_x0000_i1074" DrawAspect="Content" ObjectID="_1815398728" r:id="rId91"/>
        </w:object>
      </w:r>
      <w:r w:rsidRPr="004742FA">
        <w:rPr>
          <w:rFonts w:hint="eastAsia"/>
          <w:color w:val="000000" w:themeColor="text1"/>
          <w:sz w:val="28"/>
          <w:szCs w:val="28"/>
        </w:rPr>
        <w:t>的注意权值。最终，沿</w:t>
      </w:r>
      <w:r w:rsidRPr="004742FA">
        <w:rPr>
          <w:rFonts w:hint="eastAsia"/>
          <w:color w:val="000000" w:themeColor="text1"/>
          <w:sz w:val="28"/>
          <w:szCs w:val="28"/>
        </w:rPr>
        <w:t>W</w:t>
      </w:r>
      <w:r w:rsidRPr="004742FA">
        <w:rPr>
          <w:rFonts w:hint="eastAsia"/>
          <w:color w:val="000000" w:themeColor="text1"/>
          <w:sz w:val="28"/>
          <w:szCs w:val="28"/>
        </w:rPr>
        <w:t>轴顺时针旋转</w:t>
      </w:r>
      <w:r w:rsidRPr="004742FA">
        <w:rPr>
          <w:rFonts w:hint="eastAsia"/>
          <w:color w:val="000000" w:themeColor="text1"/>
          <w:sz w:val="28"/>
          <w:szCs w:val="28"/>
        </w:rPr>
        <w:t>90</w:t>
      </w:r>
      <w:r w:rsidRPr="004742FA">
        <w:rPr>
          <w:rFonts w:hint="eastAsia"/>
          <w:color w:val="000000" w:themeColor="text1"/>
          <w:sz w:val="28"/>
          <w:szCs w:val="28"/>
        </w:rPr>
        <w:t>度，保持特征张量的原始输入形状；</w:t>
      </w:r>
    </w:p>
    <w:p w14:paraId="776F2CB5" w14:textId="77777777" w:rsidR="00671167" w:rsidRPr="004742FA" w:rsidRDefault="00671167"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在第三分支中，</w:t>
      </w:r>
      <w:r w:rsidRPr="004742FA">
        <w:rPr>
          <w:rFonts w:hint="eastAsia"/>
          <w:color w:val="000000" w:themeColor="text1"/>
          <w:sz w:val="28"/>
          <w:szCs w:val="28"/>
        </w:rPr>
        <w:t>Triplet Attention</w:t>
      </w:r>
      <w:r w:rsidRPr="004742FA">
        <w:rPr>
          <w:rFonts w:hint="eastAsia"/>
          <w:color w:val="000000" w:themeColor="text1"/>
          <w:sz w:val="28"/>
          <w:szCs w:val="28"/>
        </w:rPr>
        <w:t>模块建立了空间维度高度</w:t>
      </w:r>
      <w:r w:rsidRPr="004742FA">
        <w:rPr>
          <w:rFonts w:hint="eastAsia"/>
          <w:color w:val="000000" w:themeColor="text1"/>
          <w:sz w:val="28"/>
          <w:szCs w:val="28"/>
        </w:rPr>
        <w:t>H</w:t>
      </w:r>
      <w:r w:rsidRPr="004742FA">
        <w:rPr>
          <w:rFonts w:hint="eastAsia"/>
          <w:color w:val="000000" w:themeColor="text1"/>
          <w:sz w:val="28"/>
          <w:szCs w:val="28"/>
        </w:rPr>
        <w:t>和空间维度宽度</w:t>
      </w:r>
      <w:r w:rsidRPr="004742FA">
        <w:rPr>
          <w:rFonts w:hint="eastAsia"/>
          <w:color w:val="000000" w:themeColor="text1"/>
          <w:sz w:val="28"/>
          <w:szCs w:val="28"/>
        </w:rPr>
        <w:t>W</w:t>
      </w:r>
      <w:r w:rsidRPr="004742FA">
        <w:rPr>
          <w:rFonts w:hint="eastAsia"/>
          <w:color w:val="000000" w:themeColor="text1"/>
          <w:sz w:val="28"/>
          <w:szCs w:val="28"/>
        </w:rPr>
        <w:t>之间的相互作用；输入张量</w:t>
      </w:r>
      <w:r w:rsidRPr="004742FA">
        <w:rPr>
          <w:color w:val="000000" w:themeColor="text1"/>
          <w:position w:val="-6"/>
          <w:sz w:val="28"/>
          <w:szCs w:val="28"/>
        </w:rPr>
        <w:object w:dxaOrig="200" w:dyaOrig="220" w14:anchorId="055A6BBF">
          <v:shape id="_x0000_i1075" type="#_x0000_t75" style="width:12pt;height:12pt" o:ole="">
            <v:imagedata r:id="rId8" o:title=""/>
          </v:shape>
          <o:OLEObject Type="Embed" ProgID="Equation.DSMT4" ShapeID="_x0000_i1075" DrawAspect="Content" ObjectID="_1815398729" r:id="rId92"/>
        </w:object>
      </w:r>
      <w:r w:rsidRPr="004742FA">
        <w:rPr>
          <w:rFonts w:hint="eastAsia"/>
          <w:color w:val="000000" w:themeColor="text1"/>
          <w:sz w:val="28"/>
          <w:szCs w:val="28"/>
        </w:rPr>
        <w:t>通过</w:t>
      </w:r>
      <w:r w:rsidRPr="004742FA">
        <w:rPr>
          <w:rFonts w:hint="eastAsia"/>
          <w:color w:val="000000" w:themeColor="text1"/>
          <w:sz w:val="28"/>
          <w:szCs w:val="28"/>
        </w:rPr>
        <w:t>Z-pool</w:t>
      </w:r>
      <w:r w:rsidRPr="004742FA">
        <w:rPr>
          <w:rFonts w:hint="eastAsia"/>
          <w:color w:val="000000" w:themeColor="text1"/>
          <w:sz w:val="28"/>
          <w:szCs w:val="28"/>
        </w:rPr>
        <w:t>变为</w:t>
      </w:r>
      <w:r w:rsidRPr="004742FA">
        <w:rPr>
          <w:color w:val="000000" w:themeColor="text1"/>
          <w:position w:val="-12"/>
          <w:sz w:val="28"/>
          <w:szCs w:val="28"/>
        </w:rPr>
        <w:object w:dxaOrig="260" w:dyaOrig="380" w14:anchorId="78E440C5">
          <v:shape id="_x0000_i1076" type="#_x0000_t75" style="width:12pt;height:18pt" o:ole="">
            <v:imagedata r:id="rId34" o:title=""/>
          </v:shape>
          <o:OLEObject Type="Embed" ProgID="Equation.DSMT4" ShapeID="_x0000_i1076" DrawAspect="Content" ObjectID="_1815398730" r:id="rId93"/>
        </w:object>
      </w:r>
      <w:r w:rsidRPr="004742FA">
        <w:rPr>
          <w:rFonts w:hint="eastAsia"/>
          <w:color w:val="000000" w:themeColor="text1"/>
          <w:sz w:val="28"/>
          <w:szCs w:val="28"/>
        </w:rPr>
        <w:t>，</w:t>
      </w:r>
      <w:r w:rsidRPr="004742FA">
        <w:rPr>
          <w:rFonts w:hint="eastAsia"/>
          <w:color w:val="000000" w:themeColor="text1"/>
          <w:sz w:val="28"/>
          <w:szCs w:val="28"/>
        </w:rPr>
        <w:t>Z-pool</w:t>
      </w:r>
      <w:r w:rsidRPr="004742FA">
        <w:rPr>
          <w:rFonts w:hint="eastAsia"/>
          <w:color w:val="000000" w:themeColor="text1"/>
          <w:sz w:val="28"/>
          <w:szCs w:val="28"/>
        </w:rPr>
        <w:t>层将张量维</w:t>
      </w:r>
      <w:r w:rsidRPr="004742FA">
        <w:rPr>
          <w:rFonts w:hint="eastAsia"/>
          <w:color w:val="000000" w:themeColor="text1"/>
          <w:sz w:val="28"/>
          <w:szCs w:val="28"/>
        </w:rPr>
        <w:t>C</w:t>
      </w:r>
      <w:r w:rsidRPr="004742FA">
        <w:rPr>
          <w:rFonts w:hint="eastAsia"/>
          <w:color w:val="000000" w:themeColor="text1"/>
          <w:sz w:val="28"/>
          <w:szCs w:val="28"/>
        </w:rPr>
        <w:t>减少为</w:t>
      </w:r>
      <w:r w:rsidRPr="004742FA">
        <w:rPr>
          <w:rFonts w:hint="eastAsia"/>
          <w:color w:val="000000" w:themeColor="text1"/>
          <w:sz w:val="28"/>
          <w:szCs w:val="28"/>
        </w:rPr>
        <w:t>2</w:t>
      </w:r>
      <w:r w:rsidRPr="004742FA">
        <w:rPr>
          <w:rFonts w:hint="eastAsia"/>
          <w:color w:val="000000" w:themeColor="text1"/>
          <w:sz w:val="28"/>
          <w:szCs w:val="28"/>
        </w:rPr>
        <w:t>，以获得通过张量的平均合并和最大合并特征；通过标准卷积层和归一化层输出</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；然后张量通过</w:t>
      </w:r>
      <w:r w:rsidRPr="004742FA">
        <w:rPr>
          <w:rFonts w:hint="eastAsia"/>
          <w:color w:val="000000" w:themeColor="text1"/>
          <w:sz w:val="28"/>
          <w:szCs w:val="28"/>
        </w:rPr>
        <w:t>Sigmoid</w:t>
      </w:r>
      <w:r w:rsidRPr="004742FA">
        <w:rPr>
          <w:rFonts w:hint="eastAsia"/>
          <w:color w:val="000000" w:themeColor="text1"/>
          <w:sz w:val="28"/>
          <w:szCs w:val="28"/>
        </w:rPr>
        <w:t>激活函数生成最终的应用于</w:t>
      </w:r>
      <w:r w:rsidRPr="004742FA">
        <w:rPr>
          <w:color w:val="000000" w:themeColor="text1"/>
          <w:position w:val="-12"/>
          <w:sz w:val="28"/>
          <w:szCs w:val="28"/>
        </w:rPr>
        <w:object w:dxaOrig="260" w:dyaOrig="360" w14:anchorId="6795C338">
          <v:shape id="_x0000_i1077" type="#_x0000_t75" style="width:12.75pt;height:18pt" o:ole="">
            <v:imagedata r:id="rId36" o:title=""/>
          </v:shape>
          <o:OLEObject Type="Embed" ProgID="Equation.DSMT4" ShapeID="_x0000_i1077" DrawAspect="Content" ObjectID="_1815398731" r:id="rId94"/>
        </w:object>
      </w:r>
      <w:r w:rsidRPr="004742FA">
        <w:rPr>
          <w:rFonts w:hint="eastAsia"/>
          <w:color w:val="000000" w:themeColor="text1"/>
          <w:sz w:val="28"/>
          <w:szCs w:val="28"/>
        </w:rPr>
        <w:t>的注意权值；</w:t>
      </w:r>
    </w:p>
    <w:p w14:paraId="25E7B5D5" w14:textId="43CCBD92"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最终得到三重注意特征张量</w:t>
      </w:r>
      <w:r w:rsidRPr="004742FA">
        <w:rPr>
          <w:color w:val="000000" w:themeColor="text1"/>
          <w:position w:val="-10"/>
          <w:sz w:val="28"/>
          <w:szCs w:val="28"/>
        </w:rPr>
        <w:object w:dxaOrig="220" w:dyaOrig="260" w14:anchorId="118701A0">
          <v:shape id="_x0000_i1078" type="#_x0000_t75" style="width:12pt;height:12pt" o:ole="">
            <v:imagedata r:id="rId38" o:title=""/>
          </v:shape>
          <o:OLEObject Type="Embed" ProgID="Equation.DSMT4" ShapeID="_x0000_i1078" DrawAspect="Content" ObjectID="_1815398732" r:id="rId95"/>
        </w:object>
      </w:r>
      <w:r w:rsidRPr="004742FA">
        <w:rPr>
          <w:rFonts w:hint="eastAsia"/>
          <w:color w:val="000000" w:themeColor="text1"/>
          <w:sz w:val="28"/>
          <w:szCs w:val="28"/>
        </w:rPr>
        <w:t>，具体计算公式如下：</w:t>
      </w:r>
    </w:p>
    <w:p w14:paraId="4537670C" w14:textId="77777777" w:rsidR="006613D8" w:rsidRPr="004742FA" w:rsidRDefault="006613D8"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24"/>
          <w:sz w:val="28"/>
          <w:szCs w:val="28"/>
        </w:rPr>
        <w:object w:dxaOrig="4860" w:dyaOrig="620" w14:anchorId="03562115">
          <v:shape id="_x0000_i1079" type="#_x0000_t75" style="width:246pt;height:30pt" o:ole="">
            <v:imagedata r:id="rId40" o:title=""/>
          </v:shape>
          <o:OLEObject Type="Embed" ProgID="Equation.DSMT4" ShapeID="_x0000_i1079" DrawAspect="Content" ObjectID="_1815398733" r:id="rId96"/>
        </w:object>
      </w:r>
    </w:p>
    <w:p w14:paraId="797919D0"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639" w:dyaOrig="360" w14:anchorId="1A3FE0D2">
          <v:shape id="_x0000_i1080" type="#_x0000_t75" style="width:30pt;height:18pt" o:ole="">
            <v:imagedata r:id="rId42" o:title=""/>
          </v:shape>
          <o:OLEObject Type="Embed" ProgID="Equation.DSMT4" ShapeID="_x0000_i1080" DrawAspect="Content" ObjectID="_1815398734" r:id="rId97"/>
        </w:object>
      </w:r>
      <w:r w:rsidRPr="004742FA">
        <w:rPr>
          <w:rFonts w:hint="eastAsia"/>
          <w:color w:val="000000" w:themeColor="text1"/>
          <w:sz w:val="28"/>
          <w:szCs w:val="28"/>
        </w:rPr>
        <w:t>分别表示第一分支、第二分支的旋转操作，</w:t>
      </w:r>
      <w:r w:rsidRPr="004742FA">
        <w:rPr>
          <w:color w:val="000000" w:themeColor="text1"/>
          <w:position w:val="-12"/>
          <w:sz w:val="28"/>
          <w:szCs w:val="28"/>
        </w:rPr>
        <w:object w:dxaOrig="1260" w:dyaOrig="360" w14:anchorId="1FA0A8FD">
          <v:shape id="_x0000_i1081" type="#_x0000_t75" style="width:66pt;height:18pt" o:ole="">
            <v:imagedata r:id="rId44" o:title=""/>
          </v:shape>
          <o:OLEObject Type="Embed" ProgID="Equation.DSMT4" ShapeID="_x0000_i1081" DrawAspect="Content" ObjectID="_1815398735" r:id="rId98"/>
        </w:object>
      </w:r>
      <w:r w:rsidRPr="004742FA">
        <w:rPr>
          <w:rFonts w:hint="eastAsia"/>
          <w:color w:val="000000" w:themeColor="text1"/>
          <w:sz w:val="28"/>
          <w:szCs w:val="28"/>
        </w:rPr>
        <w:t>分别表示三个分支的卷积层，</w:t>
      </w:r>
      <w:r w:rsidRPr="004742FA">
        <w:rPr>
          <w:color w:val="000000" w:themeColor="text1"/>
          <w:position w:val="-14"/>
          <w:sz w:val="28"/>
          <w:szCs w:val="28"/>
        </w:rPr>
        <w:object w:dxaOrig="520" w:dyaOrig="400" w14:anchorId="717FBD6F">
          <v:shape id="_x0000_i1082" type="#_x0000_t75" style="width:24pt;height:18pt" o:ole="">
            <v:imagedata r:id="rId46" o:title=""/>
          </v:shape>
          <o:OLEObject Type="Embed" ProgID="Equation.DSMT4" ShapeID="_x0000_i1082" DrawAspect="Content" ObjectID="_1815398736" r:id="rId99"/>
        </w:object>
      </w:r>
      <w:r w:rsidRPr="004742FA">
        <w:rPr>
          <w:rFonts w:hint="eastAsia"/>
          <w:color w:val="000000" w:themeColor="text1"/>
          <w:sz w:val="28"/>
          <w:szCs w:val="28"/>
        </w:rPr>
        <w:t>表示</w:t>
      </w:r>
      <w:r w:rsidRPr="004742FA">
        <w:rPr>
          <w:rFonts w:hint="eastAsia"/>
          <w:color w:val="000000" w:themeColor="text1"/>
          <w:sz w:val="28"/>
          <w:szCs w:val="28"/>
        </w:rPr>
        <w:t>sigmoid</w:t>
      </w:r>
      <w:r w:rsidRPr="004742FA">
        <w:rPr>
          <w:rFonts w:hint="eastAsia"/>
          <w:color w:val="000000" w:themeColor="text1"/>
          <w:sz w:val="28"/>
          <w:szCs w:val="28"/>
        </w:rPr>
        <w:t>激活函数，</w:t>
      </w:r>
      <w:r w:rsidRPr="004742FA">
        <w:rPr>
          <w:color w:val="000000" w:themeColor="text1"/>
          <w:position w:val="-12"/>
          <w:sz w:val="28"/>
          <w:szCs w:val="28"/>
        </w:rPr>
        <w:object w:dxaOrig="260" w:dyaOrig="380" w14:anchorId="4C934F1F">
          <v:shape id="_x0000_i1083" type="#_x0000_t75" style="width:12pt;height:18pt" o:ole="">
            <v:imagedata r:id="rId14" o:title=""/>
          </v:shape>
          <o:OLEObject Type="Embed" ProgID="Equation.DSMT4" ShapeID="_x0000_i1083" DrawAspect="Content" ObjectID="_1815398737" r:id="rId100"/>
        </w:object>
      </w:r>
      <w:r w:rsidRPr="004742FA">
        <w:rPr>
          <w:rFonts w:hint="eastAsia"/>
          <w:color w:val="000000" w:themeColor="text1"/>
          <w:sz w:val="28"/>
          <w:szCs w:val="28"/>
        </w:rPr>
        <w:t>为第一条分支经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80" w14:anchorId="4A4F4595">
          <v:shape id="_x0000_i1084" type="#_x0000_t75" style="width:12pt;height:18pt" o:ole="">
            <v:imagedata r:id="rId49" o:title=""/>
          </v:shape>
          <o:OLEObject Type="Embed" ProgID="Equation.DSMT4" ShapeID="_x0000_i1084" DrawAspect="Content" ObjectID="_1815398738" r:id="rId101"/>
        </w:object>
      </w:r>
      <w:r w:rsidRPr="004742FA">
        <w:rPr>
          <w:rFonts w:hint="eastAsia"/>
          <w:color w:val="000000" w:themeColor="text1"/>
          <w:sz w:val="28"/>
          <w:szCs w:val="28"/>
        </w:rPr>
        <w:t>为第二条分支经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60" w14:anchorId="5E2D3F7E">
          <v:shape id="_x0000_i1085" type="#_x0000_t75" style="width:12pt;height:18pt" o:ole="">
            <v:imagedata r:id="rId51" o:title=""/>
          </v:shape>
          <o:OLEObject Type="Embed" ProgID="Equation.DSMT4" ShapeID="_x0000_i1085" DrawAspect="Content" ObjectID="_1815398739" r:id="rId102"/>
        </w:object>
      </w:r>
      <w:r w:rsidRPr="004742FA">
        <w:rPr>
          <w:rFonts w:hint="eastAsia"/>
          <w:color w:val="000000" w:themeColor="text1"/>
          <w:sz w:val="28"/>
          <w:szCs w:val="28"/>
        </w:rPr>
        <w:t>为第三条分支经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6"/>
          <w:sz w:val="28"/>
          <w:szCs w:val="28"/>
        </w:rPr>
        <w:object w:dxaOrig="200" w:dyaOrig="220" w14:anchorId="08E9A0DD">
          <v:shape id="_x0000_i1086" type="#_x0000_t75" style="width:12pt;height:12pt" o:ole="">
            <v:imagedata r:id="rId53" o:title=""/>
          </v:shape>
          <o:OLEObject Type="Embed" ProgID="Equation.DSMT4" ShapeID="_x0000_i1086" DrawAspect="Content" ObjectID="_1815398740" r:id="rId103"/>
        </w:object>
      </w:r>
      <w:r w:rsidRPr="004742FA">
        <w:rPr>
          <w:rFonts w:hint="eastAsia"/>
          <w:color w:val="000000" w:themeColor="text1"/>
          <w:sz w:val="28"/>
          <w:szCs w:val="28"/>
        </w:rPr>
        <w:t>为输入张量。</w:t>
      </w:r>
    </w:p>
    <w:p w14:paraId="35E03454"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步骤</w:t>
      </w:r>
      <w:r w:rsidRPr="004742FA">
        <w:rPr>
          <w:color w:val="000000" w:themeColor="text1"/>
          <w:sz w:val="28"/>
          <w:szCs w:val="28"/>
        </w:rPr>
        <w:t>4</w:t>
      </w:r>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w:t>
      </w:r>
    </w:p>
    <w:p w14:paraId="43EAFE10" w14:textId="65D9F4C7" w:rsidR="006613D8" w:rsidRPr="004742FA" w:rsidRDefault="006613D8" w:rsidP="004742FA">
      <w:pPr>
        <w:pStyle w:val="ab"/>
        <w:adjustRightInd w:val="0"/>
        <w:snapToGrid w:val="0"/>
        <w:spacing w:line="360" w:lineRule="auto"/>
        <w:ind w:firstLine="560"/>
      </w:pPr>
      <w:r w:rsidRPr="004742FA">
        <w:rPr>
          <w:rFonts w:hint="eastAsia"/>
          <w:color w:val="000000" w:themeColor="text1"/>
          <w:sz w:val="28"/>
          <w:szCs w:val="28"/>
        </w:rPr>
        <w:t>将动态检测头</w:t>
      </w:r>
      <w:r w:rsidRPr="004742FA">
        <w:rPr>
          <w:color w:val="000000" w:themeColor="text1"/>
          <w:sz w:val="28"/>
          <w:szCs w:val="28"/>
        </w:rPr>
        <w:t>DyHead</w:t>
      </w:r>
      <w:r w:rsidRPr="004742FA">
        <w:rPr>
          <w:rFonts w:hint="eastAsia"/>
          <w:color w:val="000000" w:themeColor="text1"/>
          <w:sz w:val="28"/>
          <w:szCs w:val="28"/>
        </w:rPr>
        <w:t>引入</w:t>
      </w:r>
      <w:r w:rsidRPr="004742FA">
        <w:rPr>
          <w:color w:val="000000" w:themeColor="text1"/>
          <w:sz w:val="28"/>
          <w:szCs w:val="28"/>
        </w:rPr>
        <w:t>YOLOv8</w:t>
      </w:r>
      <w:r w:rsidRPr="004742FA">
        <w:rPr>
          <w:rFonts w:hint="eastAsia"/>
          <w:color w:val="000000" w:themeColor="text1"/>
          <w:sz w:val="28"/>
          <w:szCs w:val="28"/>
        </w:rPr>
        <w:t>n</w:t>
      </w:r>
      <w:r w:rsidRPr="004742FA">
        <w:rPr>
          <w:rFonts w:hint="eastAsia"/>
          <w:color w:val="000000" w:themeColor="text1"/>
          <w:sz w:val="28"/>
          <w:szCs w:val="28"/>
        </w:rPr>
        <w:t>的检测头。参照图</w:t>
      </w:r>
      <w:r w:rsidRPr="004742FA">
        <w:rPr>
          <w:rFonts w:hint="eastAsia"/>
          <w:color w:val="000000" w:themeColor="text1"/>
          <w:sz w:val="28"/>
          <w:szCs w:val="28"/>
        </w:rPr>
        <w:t xml:space="preserve">4 </w:t>
      </w:r>
      <w:r w:rsidRPr="004742FA">
        <w:rPr>
          <w:rFonts w:hint="eastAsia"/>
          <w:color w:val="000000" w:themeColor="text1"/>
          <w:sz w:val="28"/>
          <w:szCs w:val="28"/>
        </w:rPr>
        <w:t>可知</w:t>
      </w:r>
      <w:r w:rsidRPr="004742FA">
        <w:rPr>
          <w:color w:val="000000" w:themeColor="text1"/>
          <w:sz w:val="28"/>
          <w:szCs w:val="28"/>
        </w:rPr>
        <w:t>DyHead</w:t>
      </w:r>
      <w:r w:rsidR="000A0903" w:rsidRPr="004742FA">
        <w:rPr>
          <w:rFonts w:hint="eastAsia"/>
          <w:color w:val="000000" w:themeColor="text1"/>
          <w:sz w:val="28"/>
          <w:szCs w:val="28"/>
        </w:rPr>
        <w:t>主要分为三个分支，分别是尺度感知模块、空间感知模块和任务感知模块，它</w:t>
      </w:r>
      <w:r w:rsidRPr="004742FA">
        <w:rPr>
          <w:rFonts w:hint="eastAsia"/>
          <w:color w:val="000000" w:themeColor="text1"/>
          <w:sz w:val="28"/>
          <w:szCs w:val="28"/>
        </w:rPr>
        <w:t>同时融合了多尺度特征的尺度注意力、特征图内部的空间注意力和针对检测任务的任务感知注意力，动态调整特征映射，整合上下文信息。</w:t>
      </w:r>
    </w:p>
    <w:p w14:paraId="7544466A" w14:textId="26090AAB"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具体公式如下所示：</w:t>
      </w:r>
    </w:p>
    <w:p w14:paraId="574E50C9" w14:textId="77777777" w:rsidR="006613D8" w:rsidRPr="004742FA" w:rsidRDefault="006613D8" w:rsidP="004742FA">
      <w:pPr>
        <w:pStyle w:val="ab"/>
        <w:adjustRightInd w:val="0"/>
        <w:snapToGrid w:val="0"/>
        <w:spacing w:line="360" w:lineRule="auto"/>
        <w:ind w:firstLine="560"/>
        <w:jc w:val="center"/>
        <w:rPr>
          <w:color w:val="000000" w:themeColor="text1"/>
          <w:sz w:val="28"/>
          <w:szCs w:val="28"/>
        </w:rPr>
      </w:pPr>
      <w:r w:rsidRPr="004742FA">
        <w:rPr>
          <w:color w:val="000000" w:themeColor="text1"/>
          <w:position w:val="-12"/>
          <w:sz w:val="28"/>
          <w:szCs w:val="28"/>
        </w:rPr>
        <w:object w:dxaOrig="3000" w:dyaOrig="420" w14:anchorId="05CCFAD5">
          <v:shape id="_x0000_i1087" type="#_x0000_t75" style="width:150pt;height:24pt" o:ole="">
            <v:imagedata r:id="rId55" o:title=""/>
          </v:shape>
          <o:OLEObject Type="Embed" ProgID="Equation.DSMT4" ShapeID="_x0000_i1087" DrawAspect="Content" ObjectID="_1815398741" r:id="rId104"/>
        </w:object>
      </w:r>
    </w:p>
    <w:p w14:paraId="727E07A8"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position w:val="-4"/>
          <w:sz w:val="28"/>
          <w:szCs w:val="28"/>
        </w:rPr>
        <w:object w:dxaOrig="1080" w:dyaOrig="300" w14:anchorId="23BF67DE">
          <v:shape id="_x0000_i1088" type="#_x0000_t75" style="width:54pt;height:18pt" o:ole="">
            <v:imagedata r:id="rId57" o:title=""/>
          </v:shape>
          <o:OLEObject Type="Embed" ProgID="Equation.DSMT4" ShapeID="_x0000_i1088" DrawAspect="Content" ObjectID="_1815398742" r:id="rId105"/>
        </w:object>
      </w:r>
      <w:r w:rsidRPr="004742FA">
        <w:rPr>
          <w:rFonts w:hint="eastAsia"/>
          <w:color w:val="000000" w:themeColor="text1"/>
          <w:sz w:val="28"/>
          <w:szCs w:val="28"/>
        </w:rPr>
        <w:t>为三维特征张量，</w:t>
      </w:r>
      <w:r w:rsidRPr="004742FA">
        <w:rPr>
          <w:color w:val="000000" w:themeColor="text1"/>
          <w:position w:val="-6"/>
          <w:sz w:val="28"/>
          <w:szCs w:val="28"/>
        </w:rPr>
        <w:object w:dxaOrig="1040" w:dyaOrig="279" w14:anchorId="010062C1">
          <v:shape id="_x0000_i1089" type="#_x0000_t75" style="width:54pt;height:12pt" o:ole="">
            <v:imagedata r:id="rId59" o:title=""/>
          </v:shape>
          <o:OLEObject Type="Embed" ProgID="Equation.DSMT4" ShapeID="_x0000_i1089" DrawAspect="Content" ObjectID="_1815398743" r:id="rId106"/>
        </w:object>
      </w:r>
      <w:r w:rsidRPr="004742FA">
        <w:rPr>
          <w:color w:val="000000" w:themeColor="text1"/>
          <w:sz w:val="28"/>
          <w:szCs w:val="28"/>
        </w:rPr>
        <w:t>为特征图的尺寸，</w:t>
      </w:r>
      <w:r w:rsidRPr="004742FA">
        <w:rPr>
          <w:color w:val="000000" w:themeColor="text1"/>
          <w:position w:val="-12"/>
          <w:sz w:val="28"/>
          <w:szCs w:val="28"/>
        </w:rPr>
        <w:object w:dxaOrig="1260" w:dyaOrig="360" w14:anchorId="06D934F3">
          <v:shape id="_x0000_i1090" type="#_x0000_t75" style="width:66pt;height:18pt" o:ole="">
            <v:imagedata r:id="rId61" o:title=""/>
          </v:shape>
          <o:OLEObject Type="Embed" ProgID="Equation.DSMT4" ShapeID="_x0000_i1090" DrawAspect="Content" ObjectID="_1815398744" r:id="rId107"/>
        </w:object>
      </w:r>
      <w:r w:rsidRPr="004742FA">
        <w:rPr>
          <w:color w:val="000000" w:themeColor="text1"/>
          <w:sz w:val="28"/>
          <w:szCs w:val="28"/>
        </w:rPr>
        <w:t>分别代表尺度感知注意力、空间位置感知注意力和任务感知注意力</w:t>
      </w:r>
      <w:r w:rsidRPr="004742FA">
        <w:rPr>
          <w:rFonts w:hint="eastAsia"/>
          <w:color w:val="000000" w:themeColor="text1"/>
          <w:sz w:val="28"/>
          <w:szCs w:val="28"/>
        </w:rPr>
        <w:t>，</w:t>
      </w:r>
      <w:r w:rsidRPr="004742FA">
        <w:rPr>
          <w:rFonts w:hint="eastAsia"/>
          <w:color w:val="000000" w:themeColor="text1"/>
          <w:position w:val="-10"/>
        </w:rPr>
        <w:object w:dxaOrig="639" w:dyaOrig="320" w14:anchorId="55D0EF8C">
          <v:shape id="_x0000_i1091" type="#_x0000_t75" style="width:30pt;height:18pt" o:ole="">
            <v:imagedata r:id="rId63" o:title=""/>
          </v:shape>
          <o:OLEObject Type="Embed" ProgID="Equation.DSMT4" ShapeID="_x0000_i1091" DrawAspect="Content" ObjectID="_1815398745" r:id="rId108"/>
        </w:object>
      </w:r>
      <w:r w:rsidRPr="004742FA">
        <w:rPr>
          <w:rFonts w:hint="eastAsia"/>
          <w:color w:val="000000" w:themeColor="text1"/>
          <w:sz w:val="28"/>
          <w:szCs w:val="28"/>
        </w:rPr>
        <w:t>为根据</w:t>
      </w:r>
      <w:r w:rsidRPr="004742FA">
        <w:rPr>
          <w:rFonts w:hint="eastAsia"/>
          <w:color w:val="000000" w:themeColor="text1"/>
          <w:position w:val="-4"/>
        </w:rPr>
        <w:object w:dxaOrig="260" w:dyaOrig="260" w14:anchorId="4B82A5B6">
          <v:shape id="_x0000_i1092" type="#_x0000_t75" style="width:12pt;height:12pt" o:ole="">
            <v:imagedata r:id="rId65" o:title=""/>
          </v:shape>
          <o:OLEObject Type="Embed" ProgID="Equation.DSMT4" ShapeID="_x0000_i1092" DrawAspect="Content" ObjectID="_1815398746" r:id="rId109"/>
        </w:object>
      </w:r>
      <w:r w:rsidRPr="004742FA">
        <w:rPr>
          <w:rFonts w:hint="eastAsia"/>
          <w:color w:val="000000" w:themeColor="text1"/>
          <w:sz w:val="28"/>
          <w:szCs w:val="28"/>
        </w:rPr>
        <w:t>动态调整的特征映射。</w:t>
      </w:r>
    </w:p>
    <w:p w14:paraId="67F8B3A9" w14:textId="77777777" w:rsidR="006613D8" w:rsidRPr="004742FA" w:rsidRDefault="006613D8" w:rsidP="004742FA">
      <w:pPr>
        <w:pStyle w:val="ab"/>
        <w:adjustRightInd w:val="0"/>
        <w:snapToGrid w:val="0"/>
        <w:spacing w:line="360" w:lineRule="auto"/>
        <w:ind w:firstLine="560"/>
        <w:rPr>
          <w:sz w:val="28"/>
          <w:szCs w:val="28"/>
        </w:rPr>
      </w:pPr>
      <w:r w:rsidRPr="004742FA">
        <w:rPr>
          <w:rFonts w:hint="eastAsia"/>
          <w:color w:val="000000" w:themeColor="text1"/>
          <w:sz w:val="28"/>
          <w:szCs w:val="28"/>
        </w:rPr>
        <w:t>4.1</w:t>
      </w:r>
      <w:r w:rsidRPr="004742FA">
        <w:rPr>
          <w:rFonts w:hint="eastAsia"/>
        </w:rPr>
        <w:t xml:space="preserve"> </w:t>
      </w:r>
      <w:r w:rsidRPr="004742FA">
        <w:rPr>
          <w:rFonts w:hint="eastAsia"/>
          <w:position w:val="-12"/>
          <w:sz w:val="28"/>
          <w:szCs w:val="28"/>
        </w:rPr>
        <w:object w:dxaOrig="300" w:dyaOrig="360" w14:anchorId="6E1C2329">
          <v:shape id="_x0000_i1093" type="#_x0000_t75" style="width:12pt;height:18pt" o:ole="">
            <v:imagedata r:id="rId67" o:title=""/>
          </v:shape>
          <o:OLEObject Type="Embed" ProgID="Equation.DSMT4" ShapeID="_x0000_i1093" DrawAspect="Content" ObjectID="_1815398747" r:id="rId110"/>
        </w:object>
      </w:r>
      <w:r w:rsidRPr="004742FA">
        <w:rPr>
          <w:rFonts w:hint="eastAsia"/>
          <w:sz w:val="28"/>
          <w:szCs w:val="28"/>
        </w:rPr>
        <w:t>增强尺度感知</w:t>
      </w:r>
    </w:p>
    <w:p w14:paraId="4B114F82"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输入特征首先进行</w:t>
      </w:r>
      <w:r w:rsidRPr="004742FA">
        <w:rPr>
          <w:rFonts w:hint="eastAsia"/>
          <w:color w:val="000000" w:themeColor="text1"/>
          <w:sz w:val="28"/>
          <w:szCs w:val="28"/>
        </w:rPr>
        <w:t>avg pool</w:t>
      </w:r>
      <w:r w:rsidRPr="004742FA">
        <w:rPr>
          <w:rFonts w:hint="eastAsia"/>
          <w:color w:val="000000" w:themeColor="text1"/>
          <w:sz w:val="28"/>
          <w:szCs w:val="28"/>
        </w:rPr>
        <w:t>平均池化，来捕捉全局特征。然后通过</w:t>
      </w:r>
      <w:r w:rsidRPr="004742FA">
        <w:rPr>
          <w:rFonts w:hint="eastAsia"/>
          <w:color w:val="000000" w:themeColor="text1"/>
          <w:sz w:val="28"/>
          <w:szCs w:val="28"/>
        </w:rPr>
        <w:t>Conv 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线性变换尺度得到重加权特征，捕捉通道间相关性；使用</w:t>
      </w:r>
      <w:r w:rsidRPr="004742FA">
        <w:rPr>
          <w:rFonts w:hint="eastAsia"/>
          <w:color w:val="000000" w:themeColor="text1"/>
          <w:sz w:val="28"/>
          <w:szCs w:val="28"/>
        </w:rPr>
        <w:t>ReLU</w:t>
      </w:r>
      <w:r w:rsidRPr="004742FA">
        <w:rPr>
          <w:rFonts w:hint="eastAsia"/>
          <w:color w:val="000000" w:themeColor="text1"/>
          <w:sz w:val="28"/>
          <w:szCs w:val="28"/>
        </w:rPr>
        <w:t>激活函数增强表达非线性尺度特征；通过</w:t>
      </w:r>
      <w:r w:rsidRPr="004742FA">
        <w:rPr>
          <w:rFonts w:hint="eastAsia"/>
          <w:color w:val="000000" w:themeColor="text1"/>
          <w:sz w:val="28"/>
          <w:szCs w:val="28"/>
        </w:rPr>
        <w:t>Hard sigmoid</w:t>
      </w:r>
      <w:r w:rsidRPr="004742FA">
        <w:rPr>
          <w:rFonts w:hint="eastAsia"/>
          <w:color w:val="000000" w:themeColor="text1"/>
          <w:sz w:val="28"/>
          <w:szCs w:val="28"/>
        </w:rPr>
        <w:t>压缩尺度特征值到</w:t>
      </w:r>
      <w:r w:rsidRPr="004742FA">
        <w:rPr>
          <w:rFonts w:hint="eastAsia"/>
          <w:color w:val="000000" w:themeColor="text1"/>
          <w:sz w:val="28"/>
          <w:szCs w:val="28"/>
        </w:rPr>
        <w:t>[0,1]</w:t>
      </w:r>
      <w:r w:rsidRPr="004742FA">
        <w:rPr>
          <w:rFonts w:hint="eastAsia"/>
          <w:color w:val="000000" w:themeColor="text1"/>
          <w:sz w:val="28"/>
          <w:szCs w:val="28"/>
        </w:rPr>
        <w:t>，生成尺度权重。</w:t>
      </w:r>
    </w:p>
    <w:p w14:paraId="72240464"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4.2 </w:t>
      </w:r>
      <w:r w:rsidRPr="004742FA">
        <w:rPr>
          <w:rFonts w:hint="eastAsia"/>
          <w:position w:val="-12"/>
        </w:rPr>
        <w:object w:dxaOrig="300" w:dyaOrig="360" w14:anchorId="487DD940">
          <v:shape id="_x0000_i1094" type="#_x0000_t75" style="width:15pt;height:18.75pt" o:ole="">
            <v:imagedata r:id="rId70" o:title=""/>
          </v:shape>
          <o:OLEObject Type="Embed" ProgID="Equation.DSMT4" ShapeID="_x0000_i1094" DrawAspect="Content" ObjectID="_1815398748" r:id="rId111"/>
        </w:object>
      </w:r>
      <w:r w:rsidRPr="004742FA">
        <w:rPr>
          <w:rFonts w:hint="eastAsia"/>
          <w:color w:val="000000" w:themeColor="text1"/>
          <w:sz w:val="28"/>
          <w:szCs w:val="28"/>
        </w:rPr>
        <w:t>增强空间感知</w:t>
      </w:r>
    </w:p>
    <w:p w14:paraId="6AC96C2F"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利用</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卷积生成偏移量索引，然后通过</w:t>
      </w:r>
      <w:r w:rsidRPr="004742FA">
        <w:rPr>
          <w:rFonts w:hint="eastAsia"/>
          <w:color w:val="000000" w:themeColor="text1"/>
          <w:sz w:val="28"/>
          <w:szCs w:val="28"/>
        </w:rPr>
        <w:t>3</w:t>
      </w:r>
      <w:r w:rsidRPr="004742FA">
        <w:rPr>
          <w:rFonts w:hint="eastAsia"/>
          <w:color w:val="000000" w:themeColor="text1"/>
          <w:sz w:val="28"/>
          <w:szCs w:val="28"/>
        </w:rPr>
        <w:t>×</w:t>
      </w:r>
      <w:r w:rsidRPr="004742FA">
        <w:rPr>
          <w:rFonts w:hint="eastAsia"/>
          <w:color w:val="000000" w:themeColor="text1"/>
          <w:sz w:val="28"/>
          <w:szCs w:val="28"/>
        </w:rPr>
        <w:t>3</w:t>
      </w:r>
      <w:r w:rsidRPr="004742FA">
        <w:rPr>
          <w:rFonts w:hint="eastAsia"/>
          <w:color w:val="000000" w:themeColor="text1"/>
          <w:sz w:val="28"/>
          <w:szCs w:val="28"/>
        </w:rPr>
        <w:t>卷积细化偏移量索引并捕捉局部空间特征。经</w:t>
      </w:r>
      <w:r w:rsidRPr="004742FA">
        <w:rPr>
          <w:rFonts w:hint="eastAsia"/>
          <w:color w:val="000000" w:themeColor="text1"/>
          <w:sz w:val="28"/>
          <w:szCs w:val="28"/>
        </w:rPr>
        <w:t>Sigmoid</w:t>
      </w:r>
      <w:r w:rsidRPr="004742FA">
        <w:rPr>
          <w:rFonts w:hint="eastAsia"/>
          <w:color w:val="000000" w:themeColor="text1"/>
          <w:sz w:val="28"/>
          <w:szCs w:val="28"/>
        </w:rPr>
        <w:t>函数将偏移量索引压缩至</w:t>
      </w:r>
      <w:r w:rsidRPr="004742FA">
        <w:rPr>
          <w:rFonts w:hint="eastAsia"/>
          <w:color w:val="000000" w:themeColor="text1"/>
          <w:sz w:val="28"/>
          <w:szCs w:val="28"/>
        </w:rPr>
        <w:t>[0,1]</w:t>
      </w:r>
      <w:r w:rsidRPr="004742FA">
        <w:rPr>
          <w:rFonts w:hint="eastAsia"/>
          <w:color w:val="000000" w:themeColor="text1"/>
          <w:sz w:val="28"/>
          <w:szCs w:val="28"/>
        </w:rPr>
        <w:t>区间，生成原采样点与新采样点的偏移量。最终，动态卷积</w:t>
      </w:r>
      <w:r w:rsidRPr="004742FA">
        <w:rPr>
          <w:rFonts w:hint="eastAsia"/>
          <w:color w:val="000000" w:themeColor="text1"/>
          <w:sz w:val="28"/>
          <w:szCs w:val="28"/>
        </w:rPr>
        <w:t>DConv</w:t>
      </w:r>
      <w:r w:rsidRPr="004742FA">
        <w:rPr>
          <w:rFonts w:hint="eastAsia"/>
          <w:color w:val="000000" w:themeColor="text1"/>
          <w:sz w:val="28"/>
          <w:szCs w:val="28"/>
        </w:rPr>
        <w:t>依据偏移量动态调整采样位置，聚焦关键区域并生成空间权重。</w:t>
      </w:r>
    </w:p>
    <w:p w14:paraId="4C482AA7"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4.3 </w:t>
      </w:r>
      <w:r w:rsidRPr="004742FA">
        <w:rPr>
          <w:rFonts w:hint="eastAsia"/>
          <w:position w:val="-12"/>
        </w:rPr>
        <w:object w:dxaOrig="320" w:dyaOrig="360" w14:anchorId="1F0441BF">
          <v:shape id="_x0000_i1095" type="#_x0000_t75" style="width:15.75pt;height:18.75pt" o:ole="">
            <v:imagedata r:id="rId73" o:title=""/>
          </v:shape>
          <o:OLEObject Type="Embed" ProgID="Equation.DSMT4" ShapeID="_x0000_i1095" DrawAspect="Content" ObjectID="_1815398749" r:id="rId112"/>
        </w:object>
      </w:r>
      <w:r w:rsidRPr="004742FA">
        <w:rPr>
          <w:rFonts w:hint="eastAsia"/>
          <w:color w:val="000000" w:themeColor="text1"/>
          <w:sz w:val="28"/>
          <w:szCs w:val="28"/>
        </w:rPr>
        <w:t>增强任务感知</w:t>
      </w:r>
    </w:p>
    <w:p w14:paraId="079931F2"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首先，通过平均池化</w:t>
      </w:r>
      <w:r w:rsidRPr="004742FA">
        <w:rPr>
          <w:rFonts w:hint="eastAsia"/>
          <w:color w:val="000000" w:themeColor="text1"/>
          <w:sz w:val="28"/>
          <w:szCs w:val="28"/>
        </w:rPr>
        <w:t>Avg Pool</w:t>
      </w:r>
      <w:r w:rsidRPr="004742FA">
        <w:rPr>
          <w:rFonts w:hint="eastAsia"/>
          <w:color w:val="000000" w:themeColor="text1"/>
          <w:sz w:val="28"/>
          <w:szCs w:val="28"/>
        </w:rPr>
        <w:t>捕捉全局特征。利用全连接层</w:t>
      </w:r>
      <w:r w:rsidRPr="004742FA">
        <w:rPr>
          <w:rFonts w:hint="eastAsia"/>
          <w:color w:val="000000" w:themeColor="text1"/>
          <w:sz w:val="28"/>
          <w:szCs w:val="28"/>
        </w:rPr>
        <w:t>fc</w:t>
      </w:r>
      <w:r w:rsidRPr="004742FA">
        <w:rPr>
          <w:rFonts w:hint="eastAsia"/>
          <w:color w:val="000000" w:themeColor="text1"/>
          <w:sz w:val="28"/>
          <w:szCs w:val="28"/>
        </w:rPr>
        <w:t>进行线性变换，学习通道特征，并生成特征图和偏置项。采用</w:t>
      </w:r>
      <w:r w:rsidRPr="004742FA">
        <w:rPr>
          <w:rFonts w:hint="eastAsia"/>
          <w:color w:val="000000" w:themeColor="text1"/>
          <w:sz w:val="28"/>
          <w:szCs w:val="28"/>
        </w:rPr>
        <w:t>ReLU</w:t>
      </w:r>
      <w:r w:rsidRPr="004742FA">
        <w:rPr>
          <w:rFonts w:hint="eastAsia"/>
          <w:color w:val="000000" w:themeColor="text1"/>
          <w:sz w:val="28"/>
          <w:szCs w:val="28"/>
        </w:rPr>
        <w:t>激活函数将负值置零，增强特征的非线性表达能力。然后通过第二个全连接层</w:t>
      </w:r>
      <w:r w:rsidRPr="004742FA">
        <w:rPr>
          <w:rFonts w:hint="eastAsia"/>
          <w:color w:val="000000" w:themeColor="text1"/>
          <w:sz w:val="28"/>
          <w:szCs w:val="28"/>
        </w:rPr>
        <w:t>fc</w:t>
      </w:r>
      <w:r w:rsidRPr="004742FA">
        <w:rPr>
          <w:rFonts w:hint="eastAsia"/>
          <w:color w:val="000000" w:themeColor="text1"/>
          <w:sz w:val="28"/>
          <w:szCs w:val="28"/>
        </w:rPr>
        <w:t>细化通道特征，捕捉更多通道细节。利用</w:t>
      </w:r>
      <w:r w:rsidRPr="004742FA">
        <w:rPr>
          <w:rFonts w:hint="eastAsia"/>
          <w:color w:val="000000" w:themeColor="text1"/>
          <w:sz w:val="28"/>
          <w:szCs w:val="28"/>
        </w:rPr>
        <w:t>Normalize</w:t>
      </w:r>
      <w:r w:rsidRPr="004742FA">
        <w:rPr>
          <w:rFonts w:hint="eastAsia"/>
          <w:color w:val="000000" w:themeColor="text1"/>
          <w:sz w:val="28"/>
          <w:szCs w:val="28"/>
        </w:rPr>
        <w:t>函数对特征进行归一化处理，使其符合正态分布，从而减少协变量偏移。最后，通过</w:t>
      </w:r>
      <w:r w:rsidRPr="004742FA">
        <w:rPr>
          <w:rFonts w:hint="eastAsia"/>
          <w:color w:val="000000" w:themeColor="text1"/>
          <w:sz w:val="28"/>
          <w:szCs w:val="28"/>
        </w:rPr>
        <w:t>Concat</w:t>
      </w:r>
      <w:r w:rsidRPr="004742FA">
        <w:rPr>
          <w:rFonts w:hint="eastAsia"/>
          <w:color w:val="000000" w:themeColor="text1"/>
          <w:sz w:val="28"/>
          <w:szCs w:val="28"/>
        </w:rPr>
        <w:t>操作将特征图与第二个全连接层的偏置项进行拼接，生成任务权重。</w:t>
      </w:r>
    </w:p>
    <w:p w14:paraId="1B1DCC43"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4.4 </w:t>
      </w:r>
      <w:r w:rsidRPr="004742FA">
        <w:rPr>
          <w:rFonts w:hint="eastAsia"/>
          <w:color w:val="000000" w:themeColor="text1"/>
          <w:sz w:val="28"/>
          <w:szCs w:val="28"/>
        </w:rPr>
        <w:t>融合尺度、空间和任务权重</w:t>
      </w:r>
    </w:p>
    <w:p w14:paraId="6131D46B"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w:t>
      </w:r>
      <w:r w:rsidRPr="004742FA">
        <w:rPr>
          <w:rFonts w:hint="eastAsia"/>
          <w:color w:val="000000" w:themeColor="text1"/>
          <w:sz w:val="28"/>
          <w:szCs w:val="28"/>
        </w:rPr>
        <w:t>4.1</w:t>
      </w:r>
      <w:r w:rsidRPr="004742FA">
        <w:rPr>
          <w:rFonts w:hint="eastAsia"/>
          <w:color w:val="000000" w:themeColor="text1"/>
          <w:sz w:val="28"/>
          <w:szCs w:val="28"/>
        </w:rPr>
        <w:t>、</w:t>
      </w:r>
      <w:r w:rsidRPr="004742FA">
        <w:rPr>
          <w:rFonts w:hint="eastAsia"/>
          <w:color w:val="000000" w:themeColor="text1"/>
          <w:sz w:val="28"/>
          <w:szCs w:val="28"/>
        </w:rPr>
        <w:t>4.2</w:t>
      </w:r>
      <w:r w:rsidRPr="004742FA">
        <w:rPr>
          <w:rFonts w:hint="eastAsia"/>
          <w:color w:val="000000" w:themeColor="text1"/>
          <w:sz w:val="28"/>
          <w:szCs w:val="28"/>
        </w:rPr>
        <w:t>和</w:t>
      </w:r>
      <w:r w:rsidRPr="004742FA">
        <w:rPr>
          <w:rFonts w:hint="eastAsia"/>
          <w:color w:val="000000" w:themeColor="text1"/>
          <w:sz w:val="28"/>
          <w:szCs w:val="28"/>
        </w:rPr>
        <w:t>4.3</w:t>
      </w:r>
      <w:r w:rsidRPr="004742FA">
        <w:rPr>
          <w:rFonts w:hint="eastAsia"/>
          <w:color w:val="000000" w:themeColor="text1"/>
          <w:sz w:val="28"/>
          <w:szCs w:val="28"/>
        </w:rPr>
        <w:t>生成的权重融合于原始特征图，输出尺度、空间和任务感知增强的特征图。</w:t>
      </w:r>
    </w:p>
    <w:p w14:paraId="4FAF01E9"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步骤</w:t>
      </w:r>
      <w:r w:rsidRPr="004742FA">
        <w:rPr>
          <w:color w:val="000000" w:themeColor="text1"/>
          <w:sz w:val="28"/>
          <w:szCs w:val="28"/>
        </w:rPr>
        <w:t>5</w:t>
      </w:r>
      <w:r w:rsidRPr="004742FA">
        <w:rPr>
          <w:rFonts w:hint="eastAsia"/>
          <w:color w:val="000000" w:themeColor="text1"/>
          <w:sz w:val="28"/>
          <w:szCs w:val="28"/>
        </w:rPr>
        <w:t>，对网络进行优化</w:t>
      </w:r>
      <w:r w:rsidRPr="004742FA">
        <w:rPr>
          <w:color w:val="000000" w:themeColor="text1"/>
          <w:sz w:val="28"/>
          <w:szCs w:val="28"/>
        </w:rPr>
        <w:t>：</w:t>
      </w:r>
    </w:p>
    <w:p w14:paraId="141E3616" w14:textId="4A19198F"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本发明将引入一个更浅层的检测分支，并将</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特征图上采样至</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Pr="004742FA">
        <w:rPr>
          <w:rFonts w:hint="eastAsia"/>
          <w:color w:val="000000" w:themeColor="text1"/>
          <w:sz w:val="28"/>
          <w:szCs w:val="28"/>
        </w:rPr>
        <w:t>。主干网络通过卷积和池化进行下采样，逐渐减小特征图的尺寸，同时不断学习目标的特征信息，随后将主干网络中输入维度为</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和</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的特征图，送入</w:t>
      </w:r>
      <w:r w:rsidRPr="004742FA">
        <w:rPr>
          <w:rFonts w:hint="eastAsia"/>
          <w:color w:val="000000" w:themeColor="text1"/>
          <w:sz w:val="28"/>
          <w:szCs w:val="28"/>
        </w:rPr>
        <w:t>Neck</w:t>
      </w:r>
      <w:r w:rsidRPr="004742FA">
        <w:rPr>
          <w:rFonts w:hint="eastAsia"/>
          <w:color w:val="000000" w:themeColor="text1"/>
          <w:sz w:val="28"/>
          <w:szCs w:val="28"/>
        </w:rPr>
        <w:t>部分进行特征融合。对网络结构进行优化，将主干网络中用于</w:t>
      </w:r>
      <w:r w:rsidRPr="004742FA">
        <w:rPr>
          <w:rFonts w:hint="eastAsia"/>
          <w:color w:val="000000" w:themeColor="text1"/>
          <w:sz w:val="28"/>
          <w:szCs w:val="28"/>
        </w:rPr>
        <w:t>Neck</w:t>
      </w:r>
      <w:r w:rsidRPr="004742FA">
        <w:rPr>
          <w:rFonts w:hint="eastAsia"/>
          <w:color w:val="000000" w:themeColor="text1"/>
          <w:sz w:val="28"/>
          <w:szCs w:val="28"/>
        </w:rPr>
        <w:t>部分特征融合的特征图尺度调整为</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20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40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w:t>
      </w:r>
      <w:r w:rsidRPr="004742FA">
        <w:rPr>
          <w:rFonts w:hint="eastAsia"/>
          <w:color w:val="000000" w:themeColor="text1"/>
          <w:sz w:val="28"/>
          <w:szCs w:val="28"/>
        </w:rPr>
        <w:t>80</w:t>
      </w:r>
      <w:r w:rsidRPr="004742FA">
        <w:rPr>
          <w:rFonts w:hint="eastAsia"/>
          <w:color w:val="000000" w:themeColor="text1"/>
          <w:sz w:val="28"/>
          <w:szCs w:val="28"/>
        </w:rPr>
        <w:t>和</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Pr="004742FA">
        <w:rPr>
          <w:rFonts w:hint="eastAsia"/>
          <w:color w:val="000000" w:themeColor="text1"/>
          <w:sz w:val="28"/>
          <w:szCs w:val="28"/>
        </w:rPr>
        <w:t>，并增加一个</w:t>
      </w:r>
      <w:r w:rsidRPr="004742FA">
        <w:rPr>
          <w:rFonts w:hint="eastAsia"/>
          <w:color w:val="000000" w:themeColor="text1"/>
          <w:sz w:val="28"/>
          <w:szCs w:val="28"/>
        </w:rPr>
        <w:t>160</w:t>
      </w:r>
      <w:r w:rsidRPr="004742FA">
        <w:rPr>
          <w:rFonts w:hint="eastAsia"/>
          <w:color w:val="000000" w:themeColor="text1"/>
          <w:sz w:val="28"/>
          <w:szCs w:val="28"/>
        </w:rPr>
        <w:t>×</w:t>
      </w:r>
      <w:r w:rsidRPr="004742FA">
        <w:rPr>
          <w:rFonts w:hint="eastAsia"/>
          <w:color w:val="000000" w:themeColor="text1"/>
          <w:sz w:val="28"/>
          <w:szCs w:val="28"/>
        </w:rPr>
        <w:t>160</w:t>
      </w:r>
      <w:r w:rsidRPr="004742FA">
        <w:rPr>
          <w:rFonts w:hint="eastAsia"/>
          <w:color w:val="000000" w:themeColor="text1"/>
          <w:sz w:val="28"/>
          <w:szCs w:val="28"/>
        </w:rPr>
        <w:t>的小目标检测头。</w:t>
      </w:r>
    </w:p>
    <w:p w14:paraId="660DA6C2" w14:textId="77777777" w:rsidR="006613D8" w:rsidRPr="004742FA" w:rsidRDefault="006613D8" w:rsidP="004742FA">
      <w:pPr>
        <w:pStyle w:val="ab"/>
        <w:adjustRightInd w:val="0"/>
        <w:snapToGrid w:val="0"/>
        <w:spacing w:line="360" w:lineRule="auto"/>
        <w:ind w:firstLine="560"/>
        <w:rPr>
          <w:color w:val="000000" w:themeColor="text1"/>
          <w:sz w:val="28"/>
          <w:szCs w:val="28"/>
        </w:rPr>
      </w:pPr>
      <w:r w:rsidRPr="004742FA">
        <w:rPr>
          <w:color w:val="000000" w:themeColor="text1"/>
          <w:sz w:val="28"/>
          <w:szCs w:val="28"/>
        </w:rPr>
        <w:t>步骤</w:t>
      </w:r>
      <w:r w:rsidRPr="004742FA">
        <w:rPr>
          <w:rFonts w:hint="eastAsia"/>
          <w:color w:val="000000" w:themeColor="text1"/>
          <w:sz w:val="28"/>
          <w:szCs w:val="28"/>
        </w:rPr>
        <w:t>6</w:t>
      </w:r>
      <w:r w:rsidRPr="004742FA">
        <w:rPr>
          <w:rFonts w:hint="eastAsia"/>
          <w:color w:val="000000" w:themeColor="text1"/>
          <w:sz w:val="28"/>
          <w:szCs w:val="28"/>
        </w:rPr>
        <w:t>，对改进后的模型进行训练</w:t>
      </w:r>
      <w:r w:rsidRPr="004742FA">
        <w:rPr>
          <w:color w:val="000000" w:themeColor="text1"/>
          <w:sz w:val="28"/>
          <w:szCs w:val="28"/>
        </w:rPr>
        <w:t>：</w:t>
      </w:r>
    </w:p>
    <w:p w14:paraId="34C3463B" w14:textId="77777777" w:rsidR="006613D8" w:rsidRPr="004742FA" w:rsidRDefault="006613D8" w:rsidP="004742FA">
      <w:pPr>
        <w:adjustRightInd w:val="0"/>
        <w:snapToGrid w:val="0"/>
        <w:spacing w:line="360" w:lineRule="auto"/>
        <w:ind w:firstLineChars="200" w:firstLine="560"/>
        <w:rPr>
          <w:color w:val="000000" w:themeColor="text1"/>
          <w:kern w:val="0"/>
          <w:sz w:val="28"/>
          <w:szCs w:val="28"/>
          <w:lang w:bidi="ar"/>
        </w:rPr>
      </w:pPr>
      <w:r w:rsidRPr="004742FA">
        <w:rPr>
          <w:rFonts w:hint="eastAsia"/>
          <w:color w:val="000000" w:themeColor="text1"/>
          <w:sz w:val="28"/>
          <w:szCs w:val="28"/>
        </w:rPr>
        <w:t>使用标注好的训练集对改进后的目标检测模型开展训练流程，基于优化算法迭代调整模型参数，以最小化预设损失函数为目标进行参数寻优。当训练收敛后，</w:t>
      </w:r>
      <w:r w:rsidRPr="004742FA">
        <w:rPr>
          <w:color w:val="000000" w:themeColor="text1"/>
          <w:sz w:val="28"/>
          <w:szCs w:val="28"/>
        </w:rPr>
        <w:t>保存在验证集上表现最佳的权重文件</w:t>
      </w:r>
      <w:r w:rsidRPr="004742FA">
        <w:rPr>
          <w:rFonts w:hint="eastAsia"/>
          <w:color w:val="000000" w:themeColor="text1"/>
          <w:sz w:val="28"/>
          <w:szCs w:val="28"/>
        </w:rPr>
        <w:t>构建目标检测模型。将该最优权重文件部署至无人机推理环境，无人机执行任务时实时采集环境数据，调用集成的目标检测模型完成小目标检测，实现端到端的智能感知应用。</w:t>
      </w:r>
    </w:p>
    <w:p w14:paraId="426A1289" w14:textId="77777777" w:rsidR="006613D8" w:rsidRPr="004742FA" w:rsidRDefault="006613D8" w:rsidP="004742FA">
      <w:pPr>
        <w:pBdr>
          <w:bottom w:val="single" w:sz="4" w:space="0" w:color="auto"/>
        </w:pBd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下面结合仿真实验对本发明的效果做进一步的说明：</w:t>
      </w:r>
    </w:p>
    <w:p w14:paraId="7A55E815" w14:textId="77777777" w:rsidR="006613D8" w:rsidRPr="004742FA" w:rsidRDefault="006613D8" w:rsidP="004742FA">
      <w:pPr>
        <w:pBdr>
          <w:bottom w:val="single" w:sz="4" w:space="0" w:color="auto"/>
        </w:pBd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1.</w:t>
      </w:r>
      <w:r w:rsidRPr="004742FA">
        <w:rPr>
          <w:rFonts w:hint="eastAsia"/>
          <w:color w:val="000000" w:themeColor="text1"/>
          <w:sz w:val="28"/>
          <w:szCs w:val="28"/>
        </w:rPr>
        <w:t>实验条件</w:t>
      </w:r>
    </w:p>
    <w:p w14:paraId="4CB5776C"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color w:val="000000" w:themeColor="text1"/>
          <w:sz w:val="28"/>
          <w:szCs w:val="28"/>
        </w:rPr>
        <w:t>利用</w:t>
      </w:r>
      <w:r w:rsidRPr="004742FA">
        <w:rPr>
          <w:rFonts w:hint="eastAsia"/>
          <w:color w:val="000000" w:themeColor="text1"/>
          <w:sz w:val="28"/>
          <w:szCs w:val="28"/>
        </w:rPr>
        <w:t>Ubuntu</w:t>
      </w:r>
      <w:r w:rsidRPr="004742FA">
        <w:rPr>
          <w:rFonts w:hint="eastAsia"/>
          <w:color w:val="000000" w:themeColor="text1"/>
          <w:sz w:val="28"/>
          <w:szCs w:val="28"/>
        </w:rPr>
        <w:t>操作系统和</w:t>
      </w:r>
      <w:r w:rsidRPr="004742FA">
        <w:rPr>
          <w:rFonts w:hint="eastAsia"/>
          <w:color w:val="000000" w:themeColor="text1"/>
          <w:sz w:val="28"/>
          <w:szCs w:val="28"/>
        </w:rPr>
        <w:t>Vscode</w:t>
      </w:r>
      <w:r w:rsidRPr="004742FA">
        <w:rPr>
          <w:rFonts w:hint="eastAsia"/>
          <w:color w:val="000000" w:themeColor="text1"/>
          <w:sz w:val="28"/>
          <w:szCs w:val="28"/>
        </w:rPr>
        <w:t>软件，对改进后的网络进行对比实验，具体的实验条件如表</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2</w:t>
      </w:r>
      <w:r w:rsidRPr="004742FA">
        <w:rPr>
          <w:rFonts w:hint="eastAsia"/>
          <w:color w:val="000000" w:themeColor="text1"/>
          <w:sz w:val="28"/>
          <w:szCs w:val="28"/>
        </w:rPr>
        <w:t>所示：</w:t>
      </w:r>
      <w:r w:rsidRPr="004742FA">
        <w:rPr>
          <w:sz w:val="28"/>
          <w:szCs w:val="28"/>
        </w:rPr>
        <w:t xml:space="preserve"> </w:t>
      </w:r>
    </w:p>
    <w:p w14:paraId="68B34592" w14:textId="77777777" w:rsidR="006613D8" w:rsidRPr="004742FA" w:rsidRDefault="006613D8" w:rsidP="004742FA">
      <w:pPr>
        <w:pBdr>
          <w:bottom w:val="single" w:sz="4" w:space="0" w:color="auto"/>
        </w:pBdr>
        <w:adjustRightInd w:val="0"/>
        <w:snapToGrid w:val="0"/>
        <w:spacing w:line="360" w:lineRule="auto"/>
        <w:ind w:firstLineChars="200" w:firstLine="560"/>
        <w:jc w:val="center"/>
        <w:rPr>
          <w:sz w:val="28"/>
          <w:szCs w:val="28"/>
        </w:rPr>
      </w:pPr>
      <w:r w:rsidRPr="004742FA">
        <w:rPr>
          <w:rFonts w:hint="eastAsia"/>
          <w:sz w:val="28"/>
          <w:szCs w:val="28"/>
        </w:rPr>
        <w:t>表</w:t>
      </w:r>
      <w:r w:rsidRPr="004742FA">
        <w:rPr>
          <w:rFonts w:hint="eastAsia"/>
          <w:sz w:val="28"/>
          <w:szCs w:val="28"/>
        </w:rPr>
        <w:t xml:space="preserve">1 </w:t>
      </w:r>
      <w:r w:rsidRPr="004742FA">
        <w:rPr>
          <w:rFonts w:hint="eastAsia"/>
          <w:sz w:val="28"/>
          <w:szCs w:val="28"/>
        </w:rPr>
        <w:t>服务器配置环境</w:t>
      </w:r>
    </w:p>
    <w:p w14:paraId="4080DBFD" w14:textId="77777777" w:rsidR="006613D8" w:rsidRPr="004742FA" w:rsidRDefault="006613D8" w:rsidP="004742FA">
      <w:pPr>
        <w:pBdr>
          <w:bottom w:val="single" w:sz="4" w:space="0" w:color="auto"/>
        </w:pBdr>
        <w:adjustRightInd w:val="0"/>
        <w:snapToGrid w:val="0"/>
        <w:spacing w:line="360" w:lineRule="auto"/>
        <w:ind w:firstLineChars="200" w:firstLine="420"/>
        <w:jc w:val="center"/>
        <w:rPr>
          <w:sz w:val="28"/>
          <w:szCs w:val="28"/>
        </w:rPr>
      </w:pPr>
      <w:r w:rsidRPr="004742FA">
        <w:rPr>
          <w:noProof/>
        </w:rPr>
        <w:drawing>
          <wp:inline distT="0" distB="0" distL="0" distR="0" wp14:anchorId="7C1A7D15" wp14:editId="1F3D8265">
            <wp:extent cx="3174746" cy="20682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rotWithShape="1">
                    <a:blip r:embed="rId113">
                      <a:extLst>
                        <a:ext uri="{28A0092B-C50C-407E-A947-70E740481C1C}">
                          <a14:useLocalDpi xmlns:a14="http://schemas.microsoft.com/office/drawing/2010/main" val="0"/>
                        </a:ext>
                      </a:extLst>
                    </a:blip>
                    <a:srcRect l="23198" r="27157" b="10314"/>
                    <a:stretch/>
                  </pic:blipFill>
                  <pic:spPr bwMode="auto">
                    <a:xfrm>
                      <a:off x="0" y="0"/>
                      <a:ext cx="3183576" cy="2074038"/>
                    </a:xfrm>
                    <a:prstGeom prst="rect">
                      <a:avLst/>
                    </a:prstGeom>
                    <a:noFill/>
                    <a:ln>
                      <a:noFill/>
                    </a:ln>
                    <a:extLst>
                      <a:ext uri="{53640926-AAD7-44D8-BBD7-CCE9431645EC}">
                        <a14:shadowObscured xmlns:a14="http://schemas.microsoft.com/office/drawing/2010/main"/>
                      </a:ext>
                    </a:extLst>
                  </pic:spPr>
                </pic:pic>
              </a:graphicData>
            </a:graphic>
          </wp:inline>
        </w:drawing>
      </w:r>
    </w:p>
    <w:p w14:paraId="2A844C9B" w14:textId="77777777" w:rsidR="006613D8" w:rsidRPr="004742FA" w:rsidRDefault="006613D8" w:rsidP="004742FA">
      <w:pPr>
        <w:pBdr>
          <w:bottom w:val="single" w:sz="4" w:space="0" w:color="auto"/>
        </w:pBdr>
        <w:adjustRightInd w:val="0"/>
        <w:snapToGrid w:val="0"/>
        <w:spacing w:line="360" w:lineRule="auto"/>
        <w:ind w:firstLineChars="200" w:firstLine="560"/>
        <w:jc w:val="center"/>
        <w:rPr>
          <w:sz w:val="28"/>
          <w:szCs w:val="28"/>
        </w:rPr>
      </w:pPr>
      <w:r w:rsidRPr="004742FA">
        <w:rPr>
          <w:rFonts w:hint="eastAsia"/>
          <w:sz w:val="28"/>
          <w:szCs w:val="28"/>
        </w:rPr>
        <w:t>表</w:t>
      </w:r>
      <w:r w:rsidRPr="004742FA">
        <w:rPr>
          <w:rFonts w:hint="eastAsia"/>
          <w:sz w:val="28"/>
          <w:szCs w:val="28"/>
        </w:rPr>
        <w:t xml:space="preserve">2 </w:t>
      </w:r>
      <w:r w:rsidRPr="004742FA">
        <w:rPr>
          <w:rFonts w:hint="eastAsia"/>
          <w:sz w:val="28"/>
          <w:szCs w:val="28"/>
        </w:rPr>
        <w:t>实验参数设计</w:t>
      </w:r>
    </w:p>
    <w:p w14:paraId="307BAC07" w14:textId="77777777" w:rsidR="006613D8" w:rsidRPr="004742FA" w:rsidRDefault="006613D8" w:rsidP="004742FA">
      <w:pPr>
        <w:pBdr>
          <w:bottom w:val="single" w:sz="4" w:space="0" w:color="auto"/>
        </w:pBdr>
        <w:adjustRightInd w:val="0"/>
        <w:snapToGrid w:val="0"/>
        <w:spacing w:line="360" w:lineRule="auto"/>
        <w:ind w:firstLineChars="200" w:firstLine="420"/>
        <w:jc w:val="center"/>
        <w:rPr>
          <w:sz w:val="28"/>
          <w:szCs w:val="28"/>
        </w:rPr>
      </w:pPr>
      <w:r w:rsidRPr="004742FA">
        <w:rPr>
          <w:noProof/>
        </w:rPr>
        <w:drawing>
          <wp:inline distT="0" distB="0" distL="0" distR="0" wp14:anchorId="15C02899" wp14:editId="07E22923">
            <wp:extent cx="2982685" cy="23681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114">
                      <a:extLst>
                        <a:ext uri="{28A0092B-C50C-407E-A947-70E740481C1C}">
                          <a14:useLocalDpi xmlns:a14="http://schemas.microsoft.com/office/drawing/2010/main" val="0"/>
                        </a:ext>
                      </a:extLst>
                    </a:blip>
                    <a:srcRect l="24642" t="-1484" r="28719" b="10056"/>
                    <a:stretch/>
                  </pic:blipFill>
                  <pic:spPr bwMode="auto">
                    <a:xfrm>
                      <a:off x="0" y="0"/>
                      <a:ext cx="2990131" cy="2374102"/>
                    </a:xfrm>
                    <a:prstGeom prst="rect">
                      <a:avLst/>
                    </a:prstGeom>
                    <a:noFill/>
                    <a:ln>
                      <a:noFill/>
                    </a:ln>
                    <a:extLst>
                      <a:ext uri="{53640926-AAD7-44D8-BBD7-CCE9431645EC}">
                        <a14:shadowObscured xmlns:a14="http://schemas.microsoft.com/office/drawing/2010/main"/>
                      </a:ext>
                    </a:extLst>
                  </pic:spPr>
                </pic:pic>
              </a:graphicData>
            </a:graphic>
          </wp:inline>
        </w:drawing>
      </w:r>
    </w:p>
    <w:p w14:paraId="13835A98"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sz w:val="28"/>
          <w:szCs w:val="28"/>
        </w:rPr>
        <w:t>2</w:t>
      </w:r>
      <w:r w:rsidRPr="004742FA">
        <w:rPr>
          <w:sz w:val="28"/>
          <w:szCs w:val="28"/>
        </w:rPr>
        <w:t>.</w:t>
      </w:r>
      <w:r w:rsidRPr="004742FA">
        <w:rPr>
          <w:rFonts w:hint="eastAsia"/>
          <w:sz w:val="28"/>
          <w:szCs w:val="28"/>
        </w:rPr>
        <w:t>对比实验结果分析</w:t>
      </w:r>
    </w:p>
    <w:p w14:paraId="313728B9"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sz w:val="28"/>
          <w:szCs w:val="28"/>
        </w:rPr>
        <w:t>为了验证改进算法的有效性，在</w:t>
      </w:r>
      <w:r w:rsidRPr="004742FA">
        <w:rPr>
          <w:rFonts w:hint="eastAsia"/>
          <w:sz w:val="28"/>
          <w:szCs w:val="28"/>
        </w:rPr>
        <w:t>VisDrone2019</w:t>
      </w:r>
      <w:r w:rsidRPr="004742FA">
        <w:rPr>
          <w:rFonts w:hint="eastAsia"/>
          <w:sz w:val="28"/>
          <w:szCs w:val="28"/>
        </w:rPr>
        <w:t>数据集上进行消融实验，实验结果如表</w:t>
      </w:r>
      <w:r w:rsidRPr="004742FA">
        <w:rPr>
          <w:rFonts w:hint="eastAsia"/>
          <w:sz w:val="28"/>
          <w:szCs w:val="28"/>
        </w:rPr>
        <w:t>3</w:t>
      </w:r>
      <w:r w:rsidRPr="004742FA">
        <w:rPr>
          <w:rFonts w:hint="eastAsia"/>
          <w:sz w:val="28"/>
          <w:szCs w:val="28"/>
        </w:rPr>
        <w:t>所示。其中“√”表示在</w:t>
      </w:r>
      <w:r w:rsidRPr="004742FA">
        <w:rPr>
          <w:rFonts w:hint="eastAsia"/>
          <w:sz w:val="28"/>
          <w:szCs w:val="28"/>
        </w:rPr>
        <w:t xml:space="preserve"> YOLOv8n </w:t>
      </w:r>
      <w:r w:rsidRPr="004742FA">
        <w:rPr>
          <w:rFonts w:hint="eastAsia"/>
          <w:sz w:val="28"/>
          <w:szCs w:val="28"/>
        </w:rPr>
        <w:t>网络模型上的基础上加入改进的方法。改进</w:t>
      </w:r>
      <w:r w:rsidRPr="004742FA">
        <w:rPr>
          <w:rFonts w:hint="eastAsia"/>
          <w:sz w:val="28"/>
          <w:szCs w:val="28"/>
        </w:rPr>
        <w:t>1</w:t>
      </w:r>
      <w:r w:rsidRPr="004742FA">
        <w:rPr>
          <w:rFonts w:hint="eastAsia"/>
          <w:sz w:val="28"/>
          <w:szCs w:val="28"/>
        </w:rPr>
        <w:t>是引入</w:t>
      </w:r>
      <w:r w:rsidRPr="004742FA">
        <w:rPr>
          <w:rFonts w:hint="eastAsia"/>
          <w:sz w:val="28"/>
          <w:szCs w:val="28"/>
        </w:rPr>
        <w:t>CRConv</w:t>
      </w:r>
      <w:r w:rsidRPr="004742FA">
        <w:rPr>
          <w:rFonts w:hint="eastAsia"/>
          <w:sz w:val="28"/>
          <w:szCs w:val="28"/>
        </w:rPr>
        <w:t>，改进</w:t>
      </w:r>
      <w:r w:rsidRPr="004742FA">
        <w:rPr>
          <w:rFonts w:hint="eastAsia"/>
          <w:sz w:val="28"/>
          <w:szCs w:val="28"/>
        </w:rPr>
        <w:t>2</w:t>
      </w:r>
      <w:r w:rsidRPr="004742FA">
        <w:rPr>
          <w:rFonts w:hint="eastAsia"/>
          <w:sz w:val="28"/>
          <w:szCs w:val="28"/>
        </w:rPr>
        <w:t>是引入多尺度注意力模块，算法</w:t>
      </w:r>
      <w:r w:rsidRPr="004742FA">
        <w:rPr>
          <w:rFonts w:hint="eastAsia"/>
          <w:sz w:val="28"/>
          <w:szCs w:val="28"/>
        </w:rPr>
        <w:t>3</w:t>
      </w:r>
      <w:r w:rsidRPr="004742FA">
        <w:rPr>
          <w:rFonts w:hint="eastAsia"/>
          <w:sz w:val="28"/>
          <w:szCs w:val="28"/>
        </w:rPr>
        <w:t>是引入动态检测头</w:t>
      </w:r>
      <w:r w:rsidRPr="004742FA">
        <w:rPr>
          <w:rFonts w:hint="eastAsia"/>
          <w:sz w:val="28"/>
          <w:szCs w:val="28"/>
        </w:rPr>
        <w:t>Dyhead</w:t>
      </w:r>
      <w:r w:rsidRPr="004742FA">
        <w:rPr>
          <w:rFonts w:hint="eastAsia"/>
          <w:sz w:val="28"/>
          <w:szCs w:val="28"/>
        </w:rPr>
        <w:t>。</w:t>
      </w:r>
    </w:p>
    <w:p w14:paraId="2C222131" w14:textId="77777777" w:rsidR="006613D8" w:rsidRPr="004742FA" w:rsidRDefault="006613D8" w:rsidP="004742FA">
      <w:pPr>
        <w:pBdr>
          <w:bottom w:val="single" w:sz="4" w:space="0" w:color="auto"/>
        </w:pBdr>
        <w:adjustRightInd w:val="0"/>
        <w:snapToGrid w:val="0"/>
        <w:spacing w:line="360" w:lineRule="auto"/>
        <w:ind w:firstLineChars="200" w:firstLine="560"/>
        <w:jc w:val="center"/>
        <w:rPr>
          <w:color w:val="000000"/>
          <w:kern w:val="0"/>
          <w:sz w:val="28"/>
          <w:szCs w:val="28"/>
          <w:lang w:bidi="ar"/>
        </w:rPr>
      </w:pPr>
      <w:r w:rsidRPr="004742FA">
        <w:rPr>
          <w:rFonts w:hint="eastAsia"/>
          <w:color w:val="000000"/>
          <w:kern w:val="0"/>
          <w:sz w:val="28"/>
          <w:szCs w:val="28"/>
          <w:lang w:bidi="ar"/>
        </w:rPr>
        <w:t>表</w:t>
      </w:r>
      <w:r w:rsidRPr="004742FA">
        <w:rPr>
          <w:rFonts w:hint="eastAsia"/>
          <w:color w:val="000000"/>
          <w:kern w:val="0"/>
          <w:sz w:val="28"/>
          <w:szCs w:val="28"/>
          <w:lang w:bidi="ar"/>
        </w:rPr>
        <w:t>3 Visdrone2019</w:t>
      </w:r>
      <w:r w:rsidRPr="004742FA">
        <w:rPr>
          <w:rFonts w:hint="eastAsia"/>
          <w:color w:val="000000"/>
          <w:kern w:val="0"/>
          <w:sz w:val="28"/>
          <w:szCs w:val="28"/>
          <w:lang w:bidi="ar"/>
        </w:rPr>
        <w:t>上的消融实验检测结果对比</w:t>
      </w:r>
    </w:p>
    <w:p w14:paraId="3460226D" w14:textId="77777777" w:rsidR="006613D8" w:rsidRPr="004742FA" w:rsidRDefault="006613D8" w:rsidP="004742FA">
      <w:pPr>
        <w:pBdr>
          <w:bottom w:val="single" w:sz="4" w:space="0" w:color="auto"/>
        </w:pBdr>
        <w:adjustRightInd w:val="0"/>
        <w:snapToGrid w:val="0"/>
        <w:spacing w:line="360" w:lineRule="auto"/>
        <w:ind w:firstLineChars="200" w:firstLine="420"/>
        <w:jc w:val="center"/>
        <w:rPr>
          <w:color w:val="000000"/>
          <w:kern w:val="0"/>
          <w:sz w:val="28"/>
          <w:szCs w:val="28"/>
          <w:lang w:bidi="ar"/>
        </w:rPr>
      </w:pPr>
      <w:r w:rsidRPr="004742FA">
        <w:rPr>
          <w:rFonts w:hint="eastAsia"/>
          <w:noProof/>
        </w:rPr>
        <w:drawing>
          <wp:inline distT="0" distB="0" distL="0" distR="0" wp14:anchorId="0A50D5FF" wp14:editId="5A2E468A">
            <wp:extent cx="6068500" cy="17961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rotWithShape="1">
                    <a:blip r:embed="rId115">
                      <a:extLst>
                        <a:ext uri="{28A0092B-C50C-407E-A947-70E740481C1C}">
                          <a14:useLocalDpi xmlns:a14="http://schemas.microsoft.com/office/drawing/2010/main" val="0"/>
                        </a:ext>
                      </a:extLst>
                    </a:blip>
                    <a:srcRect l="3922" r="3334" b="6651"/>
                    <a:stretch/>
                  </pic:blipFill>
                  <pic:spPr bwMode="auto">
                    <a:xfrm>
                      <a:off x="0" y="0"/>
                      <a:ext cx="6093507" cy="1803544"/>
                    </a:xfrm>
                    <a:prstGeom prst="rect">
                      <a:avLst/>
                    </a:prstGeom>
                    <a:noFill/>
                    <a:ln>
                      <a:noFill/>
                    </a:ln>
                    <a:extLst>
                      <a:ext uri="{53640926-AAD7-44D8-BBD7-CCE9431645EC}">
                        <a14:shadowObscured xmlns:a14="http://schemas.microsoft.com/office/drawing/2010/main"/>
                      </a:ext>
                    </a:extLst>
                  </pic:spPr>
                </pic:pic>
              </a:graphicData>
            </a:graphic>
          </wp:inline>
        </w:drawing>
      </w:r>
    </w:p>
    <w:p w14:paraId="67159054"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sz w:val="28"/>
          <w:szCs w:val="28"/>
        </w:rPr>
        <w:t>通过表</w:t>
      </w:r>
      <w:r w:rsidRPr="004742FA">
        <w:rPr>
          <w:rFonts w:hint="eastAsia"/>
          <w:sz w:val="28"/>
          <w:szCs w:val="28"/>
        </w:rPr>
        <w:t>3</w:t>
      </w:r>
      <w:r w:rsidRPr="004742FA">
        <w:rPr>
          <w:rFonts w:hint="eastAsia"/>
          <w:sz w:val="28"/>
          <w:szCs w:val="28"/>
        </w:rPr>
        <w:t>中的消融实验结果可知，本文提出的每个改进模块都在性能上有所提升。融合了三个改进点的模型</w:t>
      </w:r>
      <w:r w:rsidRPr="004742FA">
        <w:rPr>
          <w:rFonts w:hint="eastAsia"/>
          <w:sz w:val="28"/>
          <w:szCs w:val="28"/>
        </w:rPr>
        <w:t>CTD-YOLO</w:t>
      </w:r>
      <w:r w:rsidRPr="004742FA">
        <w:rPr>
          <w:rFonts w:hint="eastAsia"/>
          <w:sz w:val="28"/>
          <w:szCs w:val="28"/>
        </w:rPr>
        <w:t>与基准模型</w:t>
      </w:r>
      <w:r w:rsidRPr="004742FA">
        <w:rPr>
          <w:rFonts w:hint="eastAsia"/>
          <w:sz w:val="28"/>
          <w:szCs w:val="28"/>
        </w:rPr>
        <w:t>YOLOv8n</w:t>
      </w:r>
      <w:r w:rsidRPr="004742FA">
        <w:rPr>
          <w:rFonts w:hint="eastAsia"/>
          <w:sz w:val="28"/>
          <w:szCs w:val="28"/>
        </w:rPr>
        <w:t>相比，</w:t>
      </w:r>
      <w:r w:rsidRPr="004742FA">
        <w:rPr>
          <w:rFonts w:hint="eastAsia"/>
          <w:sz w:val="28"/>
          <w:szCs w:val="28"/>
        </w:rPr>
        <w:t>mAP@0.5</w:t>
      </w:r>
      <w:r w:rsidRPr="004742FA">
        <w:rPr>
          <w:rFonts w:hint="eastAsia"/>
          <w:sz w:val="28"/>
          <w:szCs w:val="28"/>
        </w:rPr>
        <w:t>、</w:t>
      </w:r>
      <w:r w:rsidRPr="004742FA">
        <w:rPr>
          <w:rFonts w:hint="eastAsia"/>
          <w:sz w:val="28"/>
          <w:szCs w:val="28"/>
        </w:rPr>
        <w:t>mAP@0.5:0.95</w:t>
      </w:r>
      <w:r w:rsidRPr="004742FA">
        <w:rPr>
          <w:rFonts w:hint="eastAsia"/>
          <w:sz w:val="28"/>
          <w:szCs w:val="28"/>
        </w:rPr>
        <w:t>、</w:t>
      </w:r>
      <w:r w:rsidRPr="004742FA">
        <w:rPr>
          <w:rFonts w:hint="eastAsia"/>
          <w:sz w:val="28"/>
          <w:szCs w:val="28"/>
        </w:rPr>
        <w:t>P</w:t>
      </w:r>
      <w:r w:rsidRPr="004742FA">
        <w:rPr>
          <w:rFonts w:hint="eastAsia"/>
          <w:sz w:val="28"/>
          <w:szCs w:val="28"/>
        </w:rPr>
        <w:t>、</w:t>
      </w:r>
      <w:r w:rsidRPr="004742FA">
        <w:rPr>
          <w:rFonts w:hint="eastAsia"/>
          <w:sz w:val="28"/>
          <w:szCs w:val="28"/>
        </w:rPr>
        <w:t>R</w:t>
      </w:r>
      <w:r w:rsidRPr="004742FA">
        <w:rPr>
          <w:rFonts w:hint="eastAsia"/>
          <w:sz w:val="28"/>
          <w:szCs w:val="28"/>
        </w:rPr>
        <w:t>分别提升了</w:t>
      </w:r>
      <w:r w:rsidRPr="004742FA">
        <w:rPr>
          <w:rFonts w:hint="eastAsia"/>
          <w:sz w:val="28"/>
          <w:szCs w:val="28"/>
        </w:rPr>
        <w:t>4.0%</w:t>
      </w:r>
      <w:r w:rsidRPr="004742FA">
        <w:rPr>
          <w:rFonts w:hint="eastAsia"/>
          <w:sz w:val="28"/>
          <w:szCs w:val="28"/>
        </w:rPr>
        <w:t>、</w:t>
      </w:r>
      <w:r w:rsidRPr="004742FA">
        <w:rPr>
          <w:rFonts w:hint="eastAsia"/>
          <w:sz w:val="28"/>
          <w:szCs w:val="28"/>
        </w:rPr>
        <w:t>2.7%</w:t>
      </w:r>
      <w:r w:rsidRPr="004742FA">
        <w:rPr>
          <w:rFonts w:hint="eastAsia"/>
          <w:sz w:val="28"/>
          <w:szCs w:val="28"/>
        </w:rPr>
        <w:t>、</w:t>
      </w:r>
      <w:r w:rsidRPr="004742FA">
        <w:rPr>
          <w:rFonts w:hint="eastAsia"/>
          <w:sz w:val="28"/>
          <w:szCs w:val="28"/>
        </w:rPr>
        <w:t>4.9%</w:t>
      </w:r>
      <w:r w:rsidRPr="004742FA">
        <w:rPr>
          <w:rFonts w:hint="eastAsia"/>
          <w:sz w:val="28"/>
          <w:szCs w:val="28"/>
        </w:rPr>
        <w:t>、</w:t>
      </w:r>
      <w:r w:rsidRPr="004742FA">
        <w:rPr>
          <w:rFonts w:hint="eastAsia"/>
          <w:sz w:val="28"/>
          <w:szCs w:val="28"/>
        </w:rPr>
        <w:t>2.8%</w:t>
      </w:r>
      <w:r w:rsidRPr="004742FA">
        <w:rPr>
          <w:rFonts w:hint="eastAsia"/>
          <w:sz w:val="28"/>
          <w:szCs w:val="28"/>
        </w:rPr>
        <w:t>，表明了</w:t>
      </w:r>
      <w:r w:rsidRPr="004742FA">
        <w:rPr>
          <w:rFonts w:hint="eastAsia"/>
          <w:sz w:val="28"/>
          <w:szCs w:val="28"/>
        </w:rPr>
        <w:t xml:space="preserve">CTD-YOLO </w:t>
      </w:r>
      <w:r w:rsidRPr="004742FA">
        <w:rPr>
          <w:rFonts w:hint="eastAsia"/>
          <w:sz w:val="28"/>
          <w:szCs w:val="28"/>
        </w:rPr>
        <w:t>有效提高了小目标的检测精度。</w:t>
      </w:r>
    </w:p>
    <w:p w14:paraId="414ED376"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sz w:val="28"/>
          <w:szCs w:val="28"/>
        </w:rPr>
        <w:t>为了更清晰地展示模型改进的效果，将</w:t>
      </w:r>
      <w:r w:rsidRPr="004742FA">
        <w:rPr>
          <w:rFonts w:hint="eastAsia"/>
          <w:sz w:val="28"/>
          <w:szCs w:val="28"/>
        </w:rPr>
        <w:t>YOLOv8n</w:t>
      </w:r>
      <w:r w:rsidRPr="004742FA">
        <w:rPr>
          <w:rFonts w:hint="eastAsia"/>
          <w:sz w:val="28"/>
          <w:szCs w:val="28"/>
        </w:rPr>
        <w:t>模型和</w:t>
      </w:r>
      <w:r w:rsidRPr="004742FA">
        <w:rPr>
          <w:rFonts w:hint="eastAsia"/>
          <w:sz w:val="28"/>
          <w:szCs w:val="28"/>
        </w:rPr>
        <w:t>CTD-YOLO</w:t>
      </w:r>
      <w:r w:rsidRPr="004742FA">
        <w:rPr>
          <w:rFonts w:hint="eastAsia"/>
          <w:sz w:val="28"/>
          <w:szCs w:val="28"/>
        </w:rPr>
        <w:t>模型的检测效果进行对比。从</w:t>
      </w:r>
      <w:r w:rsidRPr="004742FA">
        <w:rPr>
          <w:rFonts w:hint="eastAsia"/>
          <w:sz w:val="28"/>
          <w:szCs w:val="28"/>
        </w:rPr>
        <w:t>VisDrone2019</w:t>
      </w:r>
      <w:r w:rsidRPr="004742FA">
        <w:rPr>
          <w:rFonts w:hint="eastAsia"/>
          <w:sz w:val="28"/>
          <w:szCs w:val="28"/>
        </w:rPr>
        <w:t>数据集的测试结果中分别选取了密集、遮挡以及黑夜下具有代表性的图片进行可视化检测，算法改进前后检测效果对比如图</w:t>
      </w:r>
      <w:r w:rsidRPr="004742FA">
        <w:rPr>
          <w:rFonts w:hint="eastAsia"/>
          <w:sz w:val="28"/>
          <w:szCs w:val="28"/>
        </w:rPr>
        <w:t>5</w:t>
      </w:r>
      <w:r w:rsidRPr="004742FA">
        <w:rPr>
          <w:rFonts w:hint="eastAsia"/>
          <w:sz w:val="28"/>
          <w:szCs w:val="28"/>
        </w:rPr>
        <w:t>所示，由图可知改进后的</w:t>
      </w:r>
      <w:r w:rsidRPr="004742FA">
        <w:rPr>
          <w:rFonts w:hint="eastAsia"/>
          <w:sz w:val="28"/>
          <w:szCs w:val="28"/>
        </w:rPr>
        <w:t>YOLOv8n</w:t>
      </w:r>
      <w:r w:rsidRPr="004742FA">
        <w:rPr>
          <w:rFonts w:hint="eastAsia"/>
          <w:sz w:val="28"/>
          <w:szCs w:val="28"/>
        </w:rPr>
        <w:t>有效减少了漏检、误检等问题，能够更好地对小目标进行检测。</w:t>
      </w:r>
    </w:p>
    <w:p w14:paraId="081333C2" w14:textId="77777777" w:rsidR="006613D8" w:rsidRPr="004742FA" w:rsidRDefault="006613D8" w:rsidP="004742FA">
      <w:pPr>
        <w:pBdr>
          <w:bottom w:val="single" w:sz="4" w:space="0" w:color="auto"/>
        </w:pBdr>
        <w:adjustRightInd w:val="0"/>
        <w:snapToGrid w:val="0"/>
        <w:spacing w:line="360" w:lineRule="auto"/>
        <w:ind w:firstLineChars="200" w:firstLine="560"/>
        <w:rPr>
          <w:sz w:val="28"/>
          <w:szCs w:val="28"/>
        </w:rPr>
      </w:pPr>
      <w:r w:rsidRPr="004742FA">
        <w:rPr>
          <w:rFonts w:hint="eastAsia"/>
          <w:sz w:val="28"/>
          <w:szCs w:val="28"/>
        </w:rPr>
        <w:t>此外，增加了更浅层的检测分支，可以提高模型对小目标特征的关注，从而提高了小目标的检测准确度。在</w:t>
      </w:r>
      <w:r w:rsidRPr="004742FA">
        <w:rPr>
          <w:rFonts w:hint="eastAsia"/>
          <w:sz w:val="28"/>
          <w:szCs w:val="28"/>
        </w:rPr>
        <w:t>CTD-YOLO</w:t>
      </w:r>
      <w:r w:rsidRPr="004742FA">
        <w:rPr>
          <w:rFonts w:hint="eastAsia"/>
          <w:sz w:val="28"/>
          <w:szCs w:val="28"/>
        </w:rPr>
        <w:t>的基础上增加</w:t>
      </w:r>
      <w:r w:rsidRPr="004742FA">
        <w:rPr>
          <w:rFonts w:hint="eastAsia"/>
          <w:sz w:val="28"/>
          <w:szCs w:val="28"/>
        </w:rPr>
        <w:t>P2</w:t>
      </w:r>
      <w:r w:rsidRPr="004742FA">
        <w:rPr>
          <w:rFonts w:hint="eastAsia"/>
          <w:sz w:val="28"/>
          <w:szCs w:val="28"/>
        </w:rPr>
        <w:t>检测头构成</w:t>
      </w:r>
      <w:r w:rsidRPr="004742FA">
        <w:rPr>
          <w:rFonts w:hint="eastAsia"/>
          <w:sz w:val="28"/>
          <w:szCs w:val="28"/>
        </w:rPr>
        <w:t>CTD-YOLO-P2</w:t>
      </w:r>
      <w:r w:rsidRPr="004742FA">
        <w:rPr>
          <w:rFonts w:hint="eastAsia"/>
          <w:sz w:val="28"/>
          <w:szCs w:val="28"/>
        </w:rPr>
        <w:t>与基准模型</w:t>
      </w:r>
      <w:r w:rsidRPr="004742FA">
        <w:rPr>
          <w:rFonts w:hint="eastAsia"/>
          <w:sz w:val="28"/>
          <w:szCs w:val="28"/>
        </w:rPr>
        <w:t>YOLOv8n</w:t>
      </w:r>
      <w:r w:rsidRPr="004742FA">
        <w:rPr>
          <w:rFonts w:hint="eastAsia"/>
          <w:sz w:val="28"/>
          <w:szCs w:val="28"/>
        </w:rPr>
        <w:t>相比，由表</w:t>
      </w:r>
      <w:r w:rsidRPr="004742FA">
        <w:rPr>
          <w:rFonts w:hint="eastAsia"/>
          <w:sz w:val="28"/>
          <w:szCs w:val="28"/>
        </w:rPr>
        <w:t>4</w:t>
      </w:r>
      <w:r w:rsidRPr="004742FA">
        <w:rPr>
          <w:rFonts w:hint="eastAsia"/>
          <w:sz w:val="28"/>
          <w:szCs w:val="28"/>
        </w:rPr>
        <w:t>可知</w:t>
      </w:r>
      <w:r w:rsidRPr="004742FA">
        <w:rPr>
          <w:rFonts w:hint="eastAsia"/>
          <w:sz w:val="28"/>
          <w:szCs w:val="28"/>
        </w:rPr>
        <w:t>mAP@0.5</w:t>
      </w:r>
      <w:r w:rsidRPr="004742FA">
        <w:rPr>
          <w:rFonts w:hint="eastAsia"/>
          <w:sz w:val="28"/>
          <w:szCs w:val="28"/>
        </w:rPr>
        <w:t>、</w:t>
      </w:r>
      <w:r w:rsidRPr="004742FA">
        <w:rPr>
          <w:rFonts w:hint="eastAsia"/>
          <w:sz w:val="28"/>
          <w:szCs w:val="28"/>
        </w:rPr>
        <w:t>mAP@0.5:0.95</w:t>
      </w:r>
      <w:r w:rsidRPr="004742FA">
        <w:rPr>
          <w:rFonts w:hint="eastAsia"/>
          <w:sz w:val="28"/>
          <w:szCs w:val="28"/>
        </w:rPr>
        <w:t>分别提升了</w:t>
      </w:r>
      <w:r w:rsidRPr="004742FA">
        <w:rPr>
          <w:rFonts w:hint="eastAsia"/>
          <w:sz w:val="28"/>
          <w:szCs w:val="28"/>
        </w:rPr>
        <w:t>9.4%</w:t>
      </w:r>
      <w:r w:rsidRPr="004742FA">
        <w:rPr>
          <w:rFonts w:hint="eastAsia"/>
          <w:sz w:val="28"/>
          <w:szCs w:val="28"/>
        </w:rPr>
        <w:t>、</w:t>
      </w:r>
      <w:r w:rsidRPr="004742FA">
        <w:rPr>
          <w:rFonts w:hint="eastAsia"/>
          <w:sz w:val="28"/>
          <w:szCs w:val="28"/>
        </w:rPr>
        <w:t>6.2%</w:t>
      </w:r>
      <w:r w:rsidRPr="004742FA">
        <w:rPr>
          <w:rFonts w:hint="eastAsia"/>
          <w:sz w:val="28"/>
          <w:szCs w:val="28"/>
        </w:rPr>
        <w:t>。</w:t>
      </w:r>
    </w:p>
    <w:p w14:paraId="63B53D71" w14:textId="77777777" w:rsidR="006613D8" w:rsidRPr="004742FA" w:rsidRDefault="006613D8" w:rsidP="004742FA">
      <w:pPr>
        <w:pBdr>
          <w:bottom w:val="single" w:sz="4" w:space="0" w:color="auto"/>
        </w:pBdr>
        <w:adjustRightInd w:val="0"/>
        <w:snapToGrid w:val="0"/>
        <w:spacing w:line="360" w:lineRule="auto"/>
        <w:ind w:firstLineChars="200" w:firstLine="560"/>
        <w:jc w:val="center"/>
        <w:rPr>
          <w:sz w:val="28"/>
          <w:szCs w:val="28"/>
        </w:rPr>
      </w:pPr>
      <w:r w:rsidRPr="004742FA">
        <w:rPr>
          <w:rFonts w:hint="eastAsia"/>
          <w:sz w:val="28"/>
          <w:szCs w:val="28"/>
        </w:rPr>
        <w:t>表</w:t>
      </w:r>
      <w:r w:rsidRPr="004742FA">
        <w:rPr>
          <w:rFonts w:hint="eastAsia"/>
          <w:sz w:val="28"/>
          <w:szCs w:val="28"/>
        </w:rPr>
        <w:t xml:space="preserve">4 </w:t>
      </w:r>
      <w:r w:rsidRPr="004742FA">
        <w:rPr>
          <w:rFonts w:hint="eastAsia"/>
          <w:sz w:val="28"/>
          <w:szCs w:val="28"/>
        </w:rPr>
        <w:t>新增加检测头后实验检测结果对比</w:t>
      </w:r>
    </w:p>
    <w:p w14:paraId="3B02F915" w14:textId="77777777" w:rsidR="006613D8" w:rsidRPr="004742FA" w:rsidRDefault="006613D8" w:rsidP="004742FA">
      <w:pPr>
        <w:pBdr>
          <w:bottom w:val="single" w:sz="4" w:space="0" w:color="auto"/>
        </w:pBdr>
        <w:adjustRightInd w:val="0"/>
        <w:snapToGrid w:val="0"/>
        <w:spacing w:line="360" w:lineRule="auto"/>
        <w:ind w:firstLineChars="200" w:firstLine="420"/>
        <w:jc w:val="center"/>
        <w:rPr>
          <w:sz w:val="28"/>
          <w:szCs w:val="28"/>
        </w:rPr>
      </w:pPr>
      <w:r w:rsidRPr="004742FA">
        <w:rPr>
          <w:rFonts w:hint="eastAsia"/>
          <w:noProof/>
        </w:rPr>
        <w:drawing>
          <wp:inline distT="0" distB="0" distL="0" distR="0" wp14:anchorId="3C551119" wp14:editId="267DB451">
            <wp:extent cx="3811775" cy="84908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rotWithShape="1">
                    <a:blip r:embed="rId116">
                      <a:extLst>
                        <a:ext uri="{28A0092B-C50C-407E-A947-70E740481C1C}">
                          <a14:useLocalDpi xmlns:a14="http://schemas.microsoft.com/office/drawing/2010/main" val="0"/>
                        </a:ext>
                      </a:extLst>
                    </a:blip>
                    <a:srcRect l="21373" r="21369" b="17643"/>
                    <a:stretch/>
                  </pic:blipFill>
                  <pic:spPr bwMode="auto">
                    <a:xfrm>
                      <a:off x="0" y="0"/>
                      <a:ext cx="3822032" cy="851370"/>
                    </a:xfrm>
                    <a:prstGeom prst="rect">
                      <a:avLst/>
                    </a:prstGeom>
                    <a:noFill/>
                    <a:ln>
                      <a:noFill/>
                    </a:ln>
                    <a:extLst>
                      <a:ext uri="{53640926-AAD7-44D8-BBD7-CCE9431645EC}">
                        <a14:shadowObscured xmlns:a14="http://schemas.microsoft.com/office/drawing/2010/main"/>
                      </a:ext>
                    </a:extLst>
                  </pic:spPr>
                </pic:pic>
              </a:graphicData>
            </a:graphic>
          </wp:inline>
        </w:drawing>
      </w:r>
    </w:p>
    <w:p w14:paraId="50DE4098" w14:textId="77777777" w:rsidR="00C946D7" w:rsidRPr="004742FA" w:rsidRDefault="00C946D7" w:rsidP="004742FA">
      <w:pPr>
        <w:pBdr>
          <w:bottom w:val="single" w:sz="4" w:space="0" w:color="auto"/>
        </w:pBdr>
        <w:adjustRightInd w:val="0"/>
        <w:snapToGrid w:val="0"/>
        <w:spacing w:line="360" w:lineRule="auto"/>
        <w:ind w:firstLineChars="200" w:firstLine="560"/>
        <w:rPr>
          <w:color w:val="000000"/>
          <w:kern w:val="0"/>
          <w:sz w:val="28"/>
          <w:szCs w:val="28"/>
          <w:lang w:bidi="ar"/>
        </w:rPr>
      </w:pPr>
    </w:p>
    <w:p w14:paraId="3FFFFED8" w14:textId="77777777" w:rsidR="00C946D7" w:rsidRPr="004742FA" w:rsidRDefault="00C946D7" w:rsidP="004742FA">
      <w:pPr>
        <w:pBdr>
          <w:bottom w:val="single" w:sz="4" w:space="0" w:color="auto"/>
        </w:pBdr>
        <w:adjustRightInd w:val="0"/>
        <w:snapToGrid w:val="0"/>
        <w:spacing w:line="360" w:lineRule="auto"/>
        <w:ind w:firstLineChars="200" w:firstLine="560"/>
        <w:rPr>
          <w:color w:val="000000"/>
          <w:kern w:val="0"/>
          <w:sz w:val="28"/>
          <w:szCs w:val="28"/>
          <w:lang w:bidi="ar"/>
        </w:rPr>
      </w:pPr>
    </w:p>
    <w:p w14:paraId="77456C7D" w14:textId="77777777" w:rsidR="00C946D7" w:rsidRPr="004742FA" w:rsidRDefault="00C946D7" w:rsidP="004742FA">
      <w:pPr>
        <w:pBdr>
          <w:bottom w:val="single" w:sz="4" w:space="0" w:color="auto"/>
        </w:pBdr>
        <w:adjustRightInd w:val="0"/>
        <w:snapToGrid w:val="0"/>
        <w:spacing w:line="360" w:lineRule="auto"/>
        <w:ind w:firstLineChars="200" w:firstLine="560"/>
        <w:rPr>
          <w:sz w:val="28"/>
          <w:szCs w:val="28"/>
        </w:rPr>
      </w:pPr>
    </w:p>
    <w:p w14:paraId="5195BE79" w14:textId="2C4F3767" w:rsidR="009F6A6B" w:rsidRPr="004742FA" w:rsidRDefault="00CB3FEB" w:rsidP="004742FA">
      <w:pPr>
        <w:pBdr>
          <w:bottom w:val="single" w:sz="4" w:space="0" w:color="auto"/>
        </w:pBdr>
        <w:adjustRightInd w:val="0"/>
        <w:snapToGrid w:val="0"/>
        <w:spacing w:line="360" w:lineRule="auto"/>
        <w:ind w:firstLineChars="200" w:firstLine="723"/>
        <w:jc w:val="center"/>
        <w:rPr>
          <w:b/>
          <w:bCs/>
          <w:sz w:val="36"/>
          <w:szCs w:val="36"/>
        </w:rPr>
      </w:pPr>
      <w:r w:rsidRPr="004742FA">
        <w:rPr>
          <w:rFonts w:cs="宋体"/>
          <w:b/>
          <w:bCs/>
          <w:sz w:val="36"/>
          <w:szCs w:val="36"/>
        </w:rPr>
        <w:br w:type="page"/>
      </w:r>
      <w:r w:rsidR="009F6A6B" w:rsidRPr="004742FA">
        <w:rPr>
          <w:rFonts w:cs="宋体" w:hint="eastAsia"/>
          <w:b/>
          <w:bCs/>
          <w:sz w:val="36"/>
          <w:szCs w:val="36"/>
        </w:rPr>
        <w:t>说明书附图</w:t>
      </w:r>
    </w:p>
    <w:p w14:paraId="6024F52F" w14:textId="7EACBA81" w:rsidR="00846832" w:rsidRPr="004742FA" w:rsidRDefault="006613D8" w:rsidP="004742FA">
      <w:pPr>
        <w:adjustRightInd w:val="0"/>
        <w:snapToGrid w:val="0"/>
        <w:spacing w:line="360" w:lineRule="auto"/>
        <w:jc w:val="center"/>
        <w:rPr>
          <w:sz w:val="28"/>
          <w:szCs w:val="28"/>
        </w:rPr>
      </w:pPr>
      <w:r w:rsidRPr="004742FA">
        <w:rPr>
          <w:rFonts w:hint="eastAsia"/>
        </w:rPr>
        <w:object w:dxaOrig="14496" w:dyaOrig="10429" w14:anchorId="1428DCD6">
          <v:shape id="_x0000_i1096" type="#_x0000_t75" style="width:486.75pt;height:350.25pt" o:ole="">
            <v:imagedata r:id="rId117" o:title=""/>
          </v:shape>
          <o:OLEObject Type="Embed" ProgID="Visio.Drawing.15" ShapeID="_x0000_i1096" DrawAspect="Content" ObjectID="_1815398750" r:id="rId118"/>
        </w:object>
      </w:r>
    </w:p>
    <w:p w14:paraId="04DEEF0F" w14:textId="77777777" w:rsidR="00846832" w:rsidRPr="004742FA" w:rsidRDefault="00846832" w:rsidP="004742FA">
      <w:pPr>
        <w:adjustRightInd w:val="0"/>
        <w:snapToGrid w:val="0"/>
        <w:spacing w:line="360" w:lineRule="auto"/>
        <w:jc w:val="center"/>
        <w:rPr>
          <w:sz w:val="28"/>
          <w:szCs w:val="28"/>
        </w:rPr>
      </w:pPr>
      <w:r w:rsidRPr="004742FA">
        <w:rPr>
          <w:rFonts w:hint="eastAsia"/>
          <w:sz w:val="28"/>
          <w:szCs w:val="28"/>
        </w:rPr>
        <w:t>图</w:t>
      </w:r>
      <w:r w:rsidRPr="004742FA">
        <w:rPr>
          <w:rFonts w:hint="eastAsia"/>
          <w:sz w:val="28"/>
          <w:szCs w:val="28"/>
        </w:rPr>
        <w:t>1</w:t>
      </w:r>
    </w:p>
    <w:p w14:paraId="61B94A42" w14:textId="77777777" w:rsidR="00846832" w:rsidRPr="004742FA" w:rsidRDefault="00846832" w:rsidP="004742FA">
      <w:pPr>
        <w:adjustRightInd w:val="0"/>
        <w:snapToGrid w:val="0"/>
        <w:spacing w:line="360" w:lineRule="auto"/>
      </w:pPr>
    </w:p>
    <w:p w14:paraId="32C4CD7D" w14:textId="1D6122BB" w:rsidR="00846832" w:rsidRPr="004742FA" w:rsidRDefault="006613D8" w:rsidP="004742FA">
      <w:pPr>
        <w:adjustRightInd w:val="0"/>
        <w:snapToGrid w:val="0"/>
        <w:spacing w:line="360" w:lineRule="auto"/>
        <w:jc w:val="center"/>
        <w:rPr>
          <w:sz w:val="28"/>
          <w:szCs w:val="28"/>
        </w:rPr>
      </w:pPr>
      <w:r w:rsidRPr="004742FA">
        <w:rPr>
          <w:szCs w:val="24"/>
        </w:rPr>
        <w:object w:dxaOrig="9168" w:dyaOrig="4489" w14:anchorId="5716B66C">
          <v:shape id="_x0000_i1097" type="#_x0000_t75" style="width:303pt;height:149.25pt" o:ole="">
            <v:imagedata r:id="rId119" o:title=""/>
          </v:shape>
          <o:OLEObject Type="Embed" ProgID="Visio.Drawing.15" ShapeID="_x0000_i1097" DrawAspect="Content" ObjectID="_1815398751" r:id="rId120"/>
        </w:object>
      </w:r>
    </w:p>
    <w:p w14:paraId="430BF2AD" w14:textId="77777777" w:rsidR="00846832" w:rsidRPr="004742FA" w:rsidRDefault="00846832" w:rsidP="004742FA">
      <w:pPr>
        <w:adjustRightInd w:val="0"/>
        <w:snapToGrid w:val="0"/>
        <w:spacing w:line="360" w:lineRule="auto"/>
        <w:jc w:val="center"/>
        <w:rPr>
          <w:sz w:val="28"/>
          <w:szCs w:val="28"/>
        </w:rPr>
      </w:pPr>
      <w:r w:rsidRPr="004742FA">
        <w:rPr>
          <w:rFonts w:hint="eastAsia"/>
          <w:sz w:val="28"/>
          <w:szCs w:val="28"/>
        </w:rPr>
        <w:t>图</w:t>
      </w:r>
      <w:r w:rsidRPr="004742FA">
        <w:rPr>
          <w:rFonts w:hint="eastAsia"/>
          <w:sz w:val="28"/>
          <w:szCs w:val="28"/>
        </w:rPr>
        <w:t>2</w:t>
      </w:r>
    </w:p>
    <w:p w14:paraId="07AB7DC9" w14:textId="695E3644" w:rsidR="006613D8" w:rsidRPr="004742FA" w:rsidRDefault="006613D8" w:rsidP="004742FA">
      <w:pPr>
        <w:adjustRightInd w:val="0"/>
        <w:snapToGrid w:val="0"/>
        <w:spacing w:line="360" w:lineRule="auto"/>
        <w:jc w:val="center"/>
        <w:rPr>
          <w:sz w:val="28"/>
          <w:szCs w:val="28"/>
        </w:rPr>
      </w:pPr>
      <w:r w:rsidRPr="004742FA">
        <w:rPr>
          <w:szCs w:val="24"/>
        </w:rPr>
        <w:object w:dxaOrig="15672" w:dyaOrig="6289" w14:anchorId="052B4E0F">
          <v:shape id="_x0000_i1098" type="#_x0000_t75" style="width:449.25pt;height:179.25pt" o:ole="">
            <v:imagedata r:id="rId121" o:title=""/>
          </v:shape>
          <o:OLEObject Type="Embed" ProgID="Visio.Drawing.15" ShapeID="_x0000_i1098" DrawAspect="Content" ObjectID="_1815398752" r:id="rId122"/>
        </w:object>
      </w:r>
    </w:p>
    <w:p w14:paraId="631FF8A0" w14:textId="286D5873" w:rsidR="006613D8" w:rsidRPr="004742FA" w:rsidRDefault="006613D8" w:rsidP="004742FA">
      <w:pPr>
        <w:adjustRightInd w:val="0"/>
        <w:snapToGrid w:val="0"/>
        <w:spacing w:line="360" w:lineRule="auto"/>
        <w:jc w:val="center"/>
        <w:rPr>
          <w:sz w:val="28"/>
          <w:szCs w:val="28"/>
        </w:rPr>
      </w:pPr>
      <w:r w:rsidRPr="004742FA">
        <w:rPr>
          <w:rFonts w:hint="eastAsia"/>
          <w:sz w:val="28"/>
          <w:szCs w:val="28"/>
        </w:rPr>
        <w:t>图</w:t>
      </w:r>
      <w:r w:rsidRPr="004742FA">
        <w:rPr>
          <w:rFonts w:hint="eastAsia"/>
          <w:sz w:val="28"/>
          <w:szCs w:val="28"/>
        </w:rPr>
        <w:t>3</w:t>
      </w:r>
    </w:p>
    <w:p w14:paraId="47E31D2F" w14:textId="50CA816B" w:rsidR="006613D8" w:rsidRPr="004742FA" w:rsidRDefault="006613D8" w:rsidP="004742FA">
      <w:pPr>
        <w:adjustRightInd w:val="0"/>
        <w:snapToGrid w:val="0"/>
        <w:spacing w:line="360" w:lineRule="auto"/>
        <w:jc w:val="center"/>
        <w:rPr>
          <w:sz w:val="28"/>
          <w:szCs w:val="28"/>
        </w:rPr>
      </w:pPr>
      <w:r w:rsidRPr="004742FA">
        <w:rPr>
          <w:rFonts w:hint="eastAsia"/>
          <w:szCs w:val="24"/>
        </w:rPr>
        <w:object w:dxaOrig="10176" w:dyaOrig="2725" w14:anchorId="403B04EB">
          <v:shape id="_x0000_i1099" type="#_x0000_t75" style="width:368.25pt;height:99.75pt" o:ole="">
            <v:imagedata r:id="rId123" o:title=""/>
          </v:shape>
          <o:OLEObject Type="Embed" ProgID="Visio.Drawing.15" ShapeID="_x0000_i1099" DrawAspect="Content" ObjectID="_1815398753" r:id="rId124"/>
        </w:object>
      </w:r>
    </w:p>
    <w:p w14:paraId="0472F997" w14:textId="67F2171D" w:rsidR="006613D8" w:rsidRPr="004742FA" w:rsidRDefault="006613D8" w:rsidP="004742FA">
      <w:pPr>
        <w:adjustRightInd w:val="0"/>
        <w:snapToGrid w:val="0"/>
        <w:spacing w:line="360" w:lineRule="auto"/>
        <w:jc w:val="center"/>
        <w:rPr>
          <w:sz w:val="28"/>
          <w:szCs w:val="28"/>
        </w:rPr>
      </w:pPr>
      <w:r w:rsidRPr="004742FA">
        <w:rPr>
          <w:rFonts w:hint="eastAsia"/>
          <w:sz w:val="28"/>
          <w:szCs w:val="28"/>
        </w:rPr>
        <w:t>图</w:t>
      </w:r>
      <w:r w:rsidRPr="004742FA">
        <w:rPr>
          <w:rFonts w:hint="eastAsia"/>
          <w:sz w:val="28"/>
          <w:szCs w:val="28"/>
        </w:rPr>
        <w:t>4</w:t>
      </w:r>
    </w:p>
    <w:tbl>
      <w:tblPr>
        <w:tblStyle w:val="24"/>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0"/>
      </w:tblGrid>
      <w:tr w:rsidR="006613D8" w:rsidRPr="004742FA" w14:paraId="6BD6CC2A" w14:textId="77777777" w:rsidTr="001545EF">
        <w:trPr>
          <w:jc w:val="center"/>
        </w:trPr>
        <w:tc>
          <w:tcPr>
            <w:tcW w:w="3516" w:type="dxa"/>
          </w:tcPr>
          <w:p w14:paraId="436A247C" w14:textId="77777777" w:rsidR="006613D8" w:rsidRPr="004742FA" w:rsidRDefault="006613D8" w:rsidP="004742FA">
            <w:pPr>
              <w:adjustRightInd w:val="0"/>
              <w:snapToGrid w:val="0"/>
              <w:spacing w:line="360" w:lineRule="auto"/>
              <w:ind w:firstLine="480"/>
              <w:jc w:val="center"/>
            </w:pPr>
            <w:r w:rsidRPr="004742FA">
              <w:rPr>
                <w:noProof/>
                <w:sz w:val="24"/>
              </w:rPr>
              <w:drawing>
                <wp:inline distT="0" distB="0" distL="0" distR="0" wp14:anchorId="2E3C6944" wp14:editId="5E9F2400">
                  <wp:extent cx="1800000" cy="1080000"/>
                  <wp:effectExtent l="0" t="0" r="0" b="6350"/>
                  <wp:docPr id="48"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a:ln>
                            <a:noFill/>
                          </a:ln>
                        </pic:spPr>
                      </pic:pic>
                    </a:graphicData>
                  </a:graphic>
                </wp:inline>
              </w:drawing>
            </w:r>
          </w:p>
        </w:tc>
        <w:tc>
          <w:tcPr>
            <w:tcW w:w="3396" w:type="dxa"/>
          </w:tcPr>
          <w:p w14:paraId="5A068595" w14:textId="77777777" w:rsidR="006613D8" w:rsidRPr="004742FA" w:rsidRDefault="006613D8" w:rsidP="004742FA">
            <w:pPr>
              <w:adjustRightInd w:val="0"/>
              <w:snapToGrid w:val="0"/>
              <w:spacing w:line="360" w:lineRule="auto"/>
              <w:ind w:firstLine="480"/>
              <w:jc w:val="center"/>
            </w:pPr>
            <w:r w:rsidRPr="004742FA">
              <w:rPr>
                <w:noProof/>
                <w:sz w:val="24"/>
              </w:rPr>
              <w:drawing>
                <wp:inline distT="0" distB="0" distL="0" distR="0" wp14:anchorId="1A350D16" wp14:editId="0043CCDA">
                  <wp:extent cx="1800000" cy="1080000"/>
                  <wp:effectExtent l="0" t="0" r="0" b="6350"/>
                  <wp:docPr id="49" name="图片 11">
                    <a:extLst xmlns:a="http://schemas.openxmlformats.org/drawingml/2006/main">
                      <a:ext uri="{FF2B5EF4-FFF2-40B4-BE49-F238E27FC236}">
                        <a16:creationId xmlns:a16="http://schemas.microsoft.com/office/drawing/2014/main" id="{5C4CC219-6E0F-4038-A2DE-8DBB922DD30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5C4CC219-6E0F-4038-A2DE-8DBB922DD306}"/>
                              </a:ext>
                            </a:extLst>
                          </pic:cNvPr>
                          <pic:cNvPicPr>
                            <a:picLocks noChangeAspect="1"/>
                          </pic:cNvPicPr>
                        </pic:nvPicPr>
                        <pic:blipFill>
                          <a:blip r:embed="rId126"/>
                          <a:stretch>
                            <a:fillRect/>
                          </a:stretch>
                        </pic:blipFill>
                        <pic:spPr>
                          <a:xfrm>
                            <a:off x="0" y="0"/>
                            <a:ext cx="1800000" cy="1080000"/>
                          </a:xfrm>
                          <a:prstGeom prst="rect">
                            <a:avLst/>
                          </a:prstGeom>
                        </pic:spPr>
                      </pic:pic>
                    </a:graphicData>
                  </a:graphic>
                </wp:inline>
              </w:drawing>
            </w:r>
          </w:p>
        </w:tc>
        <w:tc>
          <w:tcPr>
            <w:tcW w:w="2014" w:type="dxa"/>
          </w:tcPr>
          <w:p w14:paraId="473F8B7B" w14:textId="77777777" w:rsidR="006613D8" w:rsidRPr="004742FA" w:rsidRDefault="006613D8" w:rsidP="004742FA">
            <w:pPr>
              <w:adjustRightInd w:val="0"/>
              <w:snapToGrid w:val="0"/>
              <w:spacing w:line="360" w:lineRule="auto"/>
              <w:ind w:firstLine="480"/>
              <w:jc w:val="center"/>
            </w:pPr>
            <w:r w:rsidRPr="004742FA">
              <w:rPr>
                <w:noProof/>
                <w:sz w:val="24"/>
              </w:rPr>
              <w:drawing>
                <wp:inline distT="0" distB="0" distL="0" distR="0" wp14:anchorId="44168217" wp14:editId="2E897D5B">
                  <wp:extent cx="1798320" cy="1078865"/>
                  <wp:effectExtent l="0" t="0" r="0" b="698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98320" cy="1078865"/>
                          </a:xfrm>
                          <a:prstGeom prst="rect">
                            <a:avLst/>
                          </a:prstGeom>
                          <a:noFill/>
                        </pic:spPr>
                      </pic:pic>
                    </a:graphicData>
                  </a:graphic>
                </wp:inline>
              </w:drawing>
            </w:r>
          </w:p>
        </w:tc>
      </w:tr>
      <w:tr w:rsidR="006613D8" w:rsidRPr="004742FA" w14:paraId="73A845F9" w14:textId="77777777" w:rsidTr="001545EF">
        <w:trPr>
          <w:jc w:val="center"/>
        </w:trPr>
        <w:tc>
          <w:tcPr>
            <w:tcW w:w="3516" w:type="dxa"/>
          </w:tcPr>
          <w:p w14:paraId="2A636956" w14:textId="77777777" w:rsidR="006613D8" w:rsidRPr="004742FA" w:rsidRDefault="006613D8" w:rsidP="004742FA">
            <w:pPr>
              <w:adjustRightInd w:val="0"/>
              <w:snapToGrid w:val="0"/>
              <w:spacing w:line="360" w:lineRule="auto"/>
              <w:ind w:firstLine="400"/>
              <w:jc w:val="center"/>
            </w:pPr>
            <w:r w:rsidRPr="004742FA">
              <w:rPr>
                <w:rFonts w:hint="eastAsia"/>
              </w:rPr>
              <w:t>(</w:t>
            </w:r>
            <w:r w:rsidRPr="004742FA">
              <w:t xml:space="preserve">a) </w:t>
            </w:r>
            <w:r w:rsidRPr="004742FA">
              <w:rPr>
                <w:rFonts w:hint="eastAsia"/>
              </w:rPr>
              <w:t>密集待检测原图</w:t>
            </w:r>
          </w:p>
        </w:tc>
        <w:tc>
          <w:tcPr>
            <w:tcW w:w="3396" w:type="dxa"/>
          </w:tcPr>
          <w:p w14:paraId="42CCC84E" w14:textId="77777777" w:rsidR="006613D8" w:rsidRPr="004742FA" w:rsidRDefault="006613D8" w:rsidP="004742FA">
            <w:pPr>
              <w:adjustRightInd w:val="0"/>
              <w:snapToGrid w:val="0"/>
              <w:spacing w:line="360" w:lineRule="auto"/>
              <w:ind w:firstLine="400"/>
              <w:jc w:val="center"/>
            </w:pPr>
            <w:r w:rsidRPr="004742FA">
              <w:rPr>
                <w:rFonts w:hint="eastAsia"/>
              </w:rPr>
              <w:t>(</w:t>
            </w:r>
            <w:r w:rsidRPr="004742FA">
              <w:t xml:space="preserve">b) </w:t>
            </w:r>
            <w:r w:rsidRPr="004742FA">
              <w:rPr>
                <w:rFonts w:hint="eastAsia"/>
              </w:rPr>
              <w:t>Y</w:t>
            </w:r>
            <w:r w:rsidRPr="004742FA">
              <w:t>OLO</w:t>
            </w:r>
            <w:r w:rsidRPr="004742FA">
              <w:rPr>
                <w:rFonts w:hint="eastAsia"/>
              </w:rPr>
              <w:t>v</w:t>
            </w:r>
            <w:r w:rsidRPr="004742FA">
              <w:t>8n</w:t>
            </w:r>
          </w:p>
        </w:tc>
        <w:tc>
          <w:tcPr>
            <w:tcW w:w="2014" w:type="dxa"/>
          </w:tcPr>
          <w:p w14:paraId="452D3DCA" w14:textId="77777777" w:rsidR="006613D8" w:rsidRPr="004742FA" w:rsidRDefault="006613D8" w:rsidP="004742FA">
            <w:pPr>
              <w:adjustRightInd w:val="0"/>
              <w:snapToGrid w:val="0"/>
              <w:spacing w:line="360" w:lineRule="auto"/>
              <w:ind w:firstLine="400"/>
              <w:jc w:val="center"/>
            </w:pPr>
            <w:r w:rsidRPr="004742FA">
              <w:rPr>
                <w:rFonts w:hint="eastAsia"/>
              </w:rPr>
              <w:t>(</w:t>
            </w:r>
            <w:r w:rsidRPr="004742FA">
              <w:t xml:space="preserve">c) </w:t>
            </w:r>
            <w:r w:rsidRPr="004742FA">
              <w:rPr>
                <w:rFonts w:hint="eastAsia"/>
              </w:rPr>
              <w:t>C</w:t>
            </w:r>
            <w:r w:rsidRPr="004742FA">
              <w:t>TD-YOLO</w:t>
            </w:r>
          </w:p>
        </w:tc>
      </w:tr>
      <w:tr w:rsidR="006613D8" w:rsidRPr="004742FA" w14:paraId="768CF74F" w14:textId="77777777" w:rsidTr="001545EF">
        <w:trPr>
          <w:jc w:val="center"/>
        </w:trPr>
        <w:tc>
          <w:tcPr>
            <w:tcW w:w="3516" w:type="dxa"/>
          </w:tcPr>
          <w:p w14:paraId="19914843" w14:textId="77777777" w:rsidR="006613D8" w:rsidRPr="004742FA" w:rsidRDefault="006613D8" w:rsidP="004742FA">
            <w:pPr>
              <w:adjustRightInd w:val="0"/>
              <w:snapToGrid w:val="0"/>
              <w:spacing w:line="360" w:lineRule="auto"/>
              <w:ind w:firstLine="400"/>
              <w:jc w:val="center"/>
            </w:pPr>
            <w:r w:rsidRPr="004742FA">
              <w:rPr>
                <w:noProof/>
              </w:rPr>
              <w:drawing>
                <wp:inline distT="0" distB="0" distL="0" distR="0" wp14:anchorId="6B9ADB7B" wp14:editId="2EE2EC34">
                  <wp:extent cx="1800000" cy="1080000"/>
                  <wp:effectExtent l="0" t="0" r="0" b="6350"/>
                  <wp:docPr id="54"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a:ln>
                            <a:noFill/>
                          </a:ln>
                        </pic:spPr>
                      </pic:pic>
                    </a:graphicData>
                  </a:graphic>
                </wp:inline>
              </w:drawing>
            </w:r>
          </w:p>
        </w:tc>
        <w:tc>
          <w:tcPr>
            <w:tcW w:w="3396" w:type="dxa"/>
          </w:tcPr>
          <w:p w14:paraId="758DEDE8" w14:textId="77777777" w:rsidR="006613D8" w:rsidRPr="004742FA" w:rsidRDefault="006613D8" w:rsidP="004742FA">
            <w:pPr>
              <w:adjustRightInd w:val="0"/>
              <w:snapToGrid w:val="0"/>
              <w:spacing w:line="360" w:lineRule="auto"/>
              <w:ind w:firstLine="400"/>
              <w:jc w:val="center"/>
            </w:pPr>
            <w:r w:rsidRPr="004742FA">
              <w:rPr>
                <w:noProof/>
              </w:rPr>
              <w:drawing>
                <wp:inline distT="0" distB="0" distL="0" distR="0" wp14:anchorId="528C5DBB" wp14:editId="6DF4BCC7">
                  <wp:extent cx="1800000" cy="1080000"/>
                  <wp:effectExtent l="0" t="0" r="0" b="6350"/>
                  <wp:docPr id="55"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pic:spPr>
                      </pic:pic>
                    </a:graphicData>
                  </a:graphic>
                </wp:inline>
              </w:drawing>
            </w:r>
          </w:p>
        </w:tc>
        <w:tc>
          <w:tcPr>
            <w:tcW w:w="2014" w:type="dxa"/>
          </w:tcPr>
          <w:p w14:paraId="60ECC6A1" w14:textId="77777777" w:rsidR="006613D8" w:rsidRPr="004742FA" w:rsidRDefault="006613D8" w:rsidP="004742FA">
            <w:pPr>
              <w:adjustRightInd w:val="0"/>
              <w:snapToGrid w:val="0"/>
              <w:spacing w:line="360" w:lineRule="auto"/>
              <w:ind w:firstLine="400"/>
              <w:jc w:val="center"/>
            </w:pPr>
            <w:r w:rsidRPr="004742FA">
              <w:rPr>
                <w:noProof/>
              </w:rPr>
              <w:drawing>
                <wp:inline distT="0" distB="0" distL="0" distR="0" wp14:anchorId="60FB0312" wp14:editId="18B1AF38">
                  <wp:extent cx="1800000" cy="1080000"/>
                  <wp:effectExtent l="0" t="0" r="0" b="6350"/>
                  <wp:docPr id="56"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pic:spPr>
                      </pic:pic>
                    </a:graphicData>
                  </a:graphic>
                </wp:inline>
              </w:drawing>
            </w:r>
          </w:p>
        </w:tc>
      </w:tr>
      <w:tr w:rsidR="006613D8" w:rsidRPr="004742FA" w14:paraId="398CDCDB" w14:textId="77777777" w:rsidTr="001545EF">
        <w:trPr>
          <w:jc w:val="center"/>
        </w:trPr>
        <w:tc>
          <w:tcPr>
            <w:tcW w:w="3516" w:type="dxa"/>
          </w:tcPr>
          <w:p w14:paraId="18F89653" w14:textId="77777777" w:rsidR="006613D8" w:rsidRPr="004742FA" w:rsidRDefault="006613D8" w:rsidP="004742FA">
            <w:pPr>
              <w:adjustRightInd w:val="0"/>
              <w:snapToGrid w:val="0"/>
              <w:spacing w:line="360" w:lineRule="auto"/>
              <w:ind w:firstLine="400"/>
              <w:jc w:val="center"/>
            </w:pPr>
            <w:r w:rsidRPr="004742FA">
              <w:rPr>
                <w:rFonts w:hint="eastAsia"/>
              </w:rPr>
              <w:t>(</w:t>
            </w:r>
            <w:r w:rsidRPr="004742FA">
              <w:t xml:space="preserve">d) </w:t>
            </w:r>
            <w:r w:rsidRPr="004742FA">
              <w:rPr>
                <w:rFonts w:hint="eastAsia"/>
              </w:rPr>
              <w:t>遮挡待检测原图</w:t>
            </w:r>
          </w:p>
        </w:tc>
        <w:tc>
          <w:tcPr>
            <w:tcW w:w="3396" w:type="dxa"/>
          </w:tcPr>
          <w:p w14:paraId="13ABB51D" w14:textId="77777777" w:rsidR="006613D8" w:rsidRPr="004742FA" w:rsidRDefault="006613D8" w:rsidP="004742FA">
            <w:pPr>
              <w:adjustRightInd w:val="0"/>
              <w:snapToGrid w:val="0"/>
              <w:spacing w:line="360" w:lineRule="auto"/>
              <w:ind w:left="840" w:firstLine="400"/>
            </w:pPr>
            <w:r w:rsidRPr="004742FA">
              <w:rPr>
                <w:rFonts w:hint="eastAsia"/>
              </w:rPr>
              <w:t>(</w:t>
            </w:r>
            <w:r w:rsidRPr="004742FA">
              <w:t xml:space="preserve">e) </w:t>
            </w:r>
            <w:r w:rsidRPr="004742FA">
              <w:rPr>
                <w:rFonts w:hint="eastAsia"/>
              </w:rPr>
              <w:t>Y</w:t>
            </w:r>
            <w:r w:rsidRPr="004742FA">
              <w:t>OLO</w:t>
            </w:r>
            <w:r w:rsidRPr="004742FA">
              <w:rPr>
                <w:rFonts w:hint="eastAsia"/>
              </w:rPr>
              <w:t>v</w:t>
            </w:r>
            <w:r w:rsidRPr="004742FA">
              <w:t>8n</w:t>
            </w:r>
          </w:p>
        </w:tc>
        <w:tc>
          <w:tcPr>
            <w:tcW w:w="2014" w:type="dxa"/>
          </w:tcPr>
          <w:p w14:paraId="3D4FCD89" w14:textId="77777777" w:rsidR="006613D8" w:rsidRPr="004742FA" w:rsidRDefault="006613D8" w:rsidP="004742FA">
            <w:pPr>
              <w:adjustRightInd w:val="0"/>
              <w:snapToGrid w:val="0"/>
              <w:spacing w:line="360" w:lineRule="auto"/>
              <w:ind w:left="840" w:firstLine="400"/>
            </w:pPr>
            <w:r w:rsidRPr="004742FA">
              <w:rPr>
                <w:rFonts w:hint="eastAsia"/>
              </w:rPr>
              <w:t>(</w:t>
            </w:r>
            <w:r w:rsidRPr="004742FA">
              <w:t xml:space="preserve">f) </w:t>
            </w:r>
            <w:r w:rsidRPr="004742FA">
              <w:rPr>
                <w:rFonts w:hint="eastAsia"/>
              </w:rPr>
              <w:t>C</w:t>
            </w:r>
            <w:r w:rsidRPr="004742FA">
              <w:t>TD-YOLO</w:t>
            </w:r>
          </w:p>
        </w:tc>
      </w:tr>
      <w:tr w:rsidR="006613D8" w:rsidRPr="004742FA" w14:paraId="50A3A8FF" w14:textId="77777777" w:rsidTr="001545EF">
        <w:trPr>
          <w:jc w:val="center"/>
        </w:trPr>
        <w:tc>
          <w:tcPr>
            <w:tcW w:w="3516" w:type="dxa"/>
          </w:tcPr>
          <w:p w14:paraId="6C01A076" w14:textId="77777777" w:rsidR="006613D8" w:rsidRPr="004742FA" w:rsidRDefault="006613D8" w:rsidP="004742FA">
            <w:pPr>
              <w:adjustRightInd w:val="0"/>
              <w:snapToGrid w:val="0"/>
              <w:spacing w:line="360" w:lineRule="auto"/>
              <w:ind w:firstLine="480"/>
              <w:jc w:val="center"/>
            </w:pPr>
            <w:r w:rsidRPr="004742FA">
              <w:rPr>
                <w:rFonts w:cs="宋体"/>
                <w:noProof/>
                <w:sz w:val="24"/>
                <w:szCs w:val="24"/>
              </w:rPr>
              <w:drawing>
                <wp:inline distT="0" distB="0" distL="0" distR="0" wp14:anchorId="739BBD79" wp14:editId="38C0CBC2">
                  <wp:extent cx="1800000" cy="1080000"/>
                  <wp:effectExtent l="0" t="0" r="0" b="6350"/>
                  <wp:docPr id="67"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a:ln>
                            <a:noFill/>
                          </a:ln>
                        </pic:spPr>
                      </pic:pic>
                    </a:graphicData>
                  </a:graphic>
                </wp:inline>
              </w:drawing>
            </w:r>
          </w:p>
        </w:tc>
        <w:tc>
          <w:tcPr>
            <w:tcW w:w="3396" w:type="dxa"/>
          </w:tcPr>
          <w:p w14:paraId="1575C615" w14:textId="77777777" w:rsidR="006613D8" w:rsidRPr="004742FA" w:rsidRDefault="006613D8" w:rsidP="004742FA">
            <w:pPr>
              <w:adjustRightInd w:val="0"/>
              <w:snapToGrid w:val="0"/>
              <w:spacing w:line="360" w:lineRule="auto"/>
              <w:ind w:firstLine="480"/>
              <w:jc w:val="center"/>
            </w:pPr>
            <w:r w:rsidRPr="004742FA">
              <w:rPr>
                <w:noProof/>
                <w:sz w:val="24"/>
              </w:rPr>
              <w:drawing>
                <wp:inline distT="0" distB="0" distL="0" distR="0" wp14:anchorId="5755B49B" wp14:editId="0DFE8411">
                  <wp:extent cx="1800000" cy="1080000"/>
                  <wp:effectExtent l="0" t="0" r="0" b="6350"/>
                  <wp:docPr id="65" name="图片 22">
                    <a:extLst xmlns:a="http://schemas.openxmlformats.org/drawingml/2006/main">
                      <a:ext uri="{FF2B5EF4-FFF2-40B4-BE49-F238E27FC236}">
                        <a16:creationId xmlns:a16="http://schemas.microsoft.com/office/drawing/2014/main" id="{C769A22D-4C9E-44B9-9546-22CF1ED42A4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C769A22D-4C9E-44B9-9546-22CF1ED42A4B}"/>
                              </a:ext>
                            </a:extLst>
                          </pic:cNvPr>
                          <pic:cNvPicPr>
                            <a:picLocks noChangeAspect="1"/>
                          </pic:cNvPicPr>
                        </pic:nvPicPr>
                        <pic:blipFill>
                          <a:blip r:embed="rId132"/>
                          <a:stretch>
                            <a:fillRect/>
                          </a:stretch>
                        </pic:blipFill>
                        <pic:spPr>
                          <a:xfrm>
                            <a:off x="0" y="0"/>
                            <a:ext cx="1800000" cy="1080000"/>
                          </a:xfrm>
                          <a:prstGeom prst="rect">
                            <a:avLst/>
                          </a:prstGeom>
                        </pic:spPr>
                      </pic:pic>
                    </a:graphicData>
                  </a:graphic>
                </wp:inline>
              </w:drawing>
            </w:r>
          </w:p>
        </w:tc>
        <w:tc>
          <w:tcPr>
            <w:tcW w:w="2014" w:type="dxa"/>
          </w:tcPr>
          <w:p w14:paraId="623CC6CE" w14:textId="77777777" w:rsidR="006613D8" w:rsidRPr="004742FA" w:rsidRDefault="006613D8" w:rsidP="004742FA">
            <w:pPr>
              <w:adjustRightInd w:val="0"/>
              <w:snapToGrid w:val="0"/>
              <w:spacing w:line="360" w:lineRule="auto"/>
              <w:ind w:firstLine="400"/>
            </w:pPr>
            <w:r w:rsidRPr="004742FA">
              <w:rPr>
                <w:noProof/>
              </w:rPr>
              <w:drawing>
                <wp:inline distT="0" distB="0" distL="0" distR="0" wp14:anchorId="781D26E9" wp14:editId="116AB554">
                  <wp:extent cx="1800000" cy="1080000"/>
                  <wp:effectExtent l="0" t="0" r="0" b="6350"/>
                  <wp:docPr id="66"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00000" cy="1080000"/>
                          </a:xfrm>
                          <a:prstGeom prst="rect">
                            <a:avLst/>
                          </a:prstGeom>
                          <a:noFill/>
                        </pic:spPr>
                      </pic:pic>
                    </a:graphicData>
                  </a:graphic>
                </wp:inline>
              </w:drawing>
            </w:r>
          </w:p>
        </w:tc>
      </w:tr>
      <w:tr w:rsidR="006613D8" w:rsidRPr="004742FA" w14:paraId="7F99115F" w14:textId="77777777" w:rsidTr="001545EF">
        <w:trPr>
          <w:jc w:val="center"/>
        </w:trPr>
        <w:tc>
          <w:tcPr>
            <w:tcW w:w="3516" w:type="dxa"/>
          </w:tcPr>
          <w:p w14:paraId="31972883" w14:textId="77777777" w:rsidR="006613D8" w:rsidRPr="004742FA" w:rsidRDefault="006613D8" w:rsidP="004742FA">
            <w:pPr>
              <w:adjustRightInd w:val="0"/>
              <w:snapToGrid w:val="0"/>
              <w:spacing w:line="360" w:lineRule="auto"/>
              <w:ind w:firstLine="400"/>
              <w:jc w:val="center"/>
            </w:pPr>
            <w:r w:rsidRPr="004742FA">
              <w:rPr>
                <w:rFonts w:hint="eastAsia"/>
              </w:rPr>
              <w:t>(</w:t>
            </w:r>
            <w:r w:rsidRPr="004742FA">
              <w:t xml:space="preserve">g) </w:t>
            </w:r>
            <w:r w:rsidRPr="004742FA">
              <w:rPr>
                <w:rFonts w:hint="eastAsia"/>
              </w:rPr>
              <w:t>黑夜待检测原图</w:t>
            </w:r>
          </w:p>
        </w:tc>
        <w:tc>
          <w:tcPr>
            <w:tcW w:w="3396" w:type="dxa"/>
          </w:tcPr>
          <w:p w14:paraId="0EF9F652" w14:textId="77777777" w:rsidR="006613D8" w:rsidRPr="004742FA" w:rsidRDefault="006613D8" w:rsidP="004742FA">
            <w:pPr>
              <w:adjustRightInd w:val="0"/>
              <w:snapToGrid w:val="0"/>
              <w:spacing w:line="360" w:lineRule="auto"/>
              <w:ind w:left="840" w:firstLine="400"/>
            </w:pPr>
            <w:r w:rsidRPr="004742FA">
              <w:rPr>
                <w:rFonts w:hint="eastAsia"/>
              </w:rPr>
              <w:t>(</w:t>
            </w:r>
            <w:r w:rsidRPr="004742FA">
              <w:t xml:space="preserve">h) </w:t>
            </w:r>
            <w:r w:rsidRPr="004742FA">
              <w:rPr>
                <w:rFonts w:hint="eastAsia"/>
              </w:rPr>
              <w:t>Y</w:t>
            </w:r>
            <w:r w:rsidRPr="004742FA">
              <w:t>OLO</w:t>
            </w:r>
            <w:r w:rsidRPr="004742FA">
              <w:rPr>
                <w:rFonts w:hint="eastAsia"/>
              </w:rPr>
              <w:t>v</w:t>
            </w:r>
            <w:r w:rsidRPr="004742FA">
              <w:t>8n</w:t>
            </w:r>
          </w:p>
        </w:tc>
        <w:tc>
          <w:tcPr>
            <w:tcW w:w="2014" w:type="dxa"/>
          </w:tcPr>
          <w:p w14:paraId="266B5B44" w14:textId="77777777" w:rsidR="006613D8" w:rsidRPr="004742FA" w:rsidRDefault="006613D8" w:rsidP="004742FA">
            <w:pPr>
              <w:adjustRightInd w:val="0"/>
              <w:snapToGrid w:val="0"/>
              <w:spacing w:line="360" w:lineRule="auto"/>
              <w:ind w:left="840" w:firstLine="400"/>
            </w:pPr>
            <w:r w:rsidRPr="004742FA">
              <w:rPr>
                <w:rFonts w:hint="eastAsia"/>
              </w:rPr>
              <w:t>(</w:t>
            </w:r>
            <w:r w:rsidRPr="004742FA">
              <w:t xml:space="preserve">i) </w:t>
            </w:r>
            <w:r w:rsidRPr="004742FA">
              <w:rPr>
                <w:rFonts w:hint="eastAsia"/>
              </w:rPr>
              <w:t>C</w:t>
            </w:r>
            <w:r w:rsidRPr="004742FA">
              <w:t>TD-YOLO</w:t>
            </w:r>
          </w:p>
        </w:tc>
      </w:tr>
    </w:tbl>
    <w:p w14:paraId="395DFB01" w14:textId="0774C658" w:rsidR="006613D8" w:rsidRPr="004742FA" w:rsidRDefault="006613D8" w:rsidP="004742FA">
      <w:pPr>
        <w:adjustRightInd w:val="0"/>
        <w:snapToGrid w:val="0"/>
        <w:spacing w:line="360" w:lineRule="auto"/>
        <w:jc w:val="center"/>
        <w:rPr>
          <w:sz w:val="28"/>
          <w:szCs w:val="28"/>
        </w:rPr>
      </w:pPr>
      <w:r w:rsidRPr="004742FA">
        <w:rPr>
          <w:rFonts w:hint="eastAsia"/>
          <w:sz w:val="28"/>
          <w:szCs w:val="28"/>
        </w:rPr>
        <w:t>图</w:t>
      </w:r>
      <w:r w:rsidRPr="004742FA">
        <w:rPr>
          <w:rFonts w:hint="eastAsia"/>
          <w:sz w:val="28"/>
          <w:szCs w:val="28"/>
        </w:rPr>
        <w:t>5</w:t>
      </w:r>
    </w:p>
    <w:p w14:paraId="20C0CA33" w14:textId="77777777" w:rsidR="006613D8" w:rsidRPr="004742FA" w:rsidRDefault="006613D8" w:rsidP="004742FA">
      <w:pPr>
        <w:adjustRightInd w:val="0"/>
        <w:snapToGrid w:val="0"/>
        <w:spacing w:line="360" w:lineRule="auto"/>
        <w:jc w:val="center"/>
        <w:rPr>
          <w:sz w:val="28"/>
          <w:szCs w:val="28"/>
        </w:rPr>
      </w:pPr>
    </w:p>
    <w:p w14:paraId="332FDF16" w14:textId="77777777" w:rsidR="006613D8" w:rsidRPr="004742FA" w:rsidRDefault="006613D8" w:rsidP="004742FA">
      <w:pPr>
        <w:adjustRightInd w:val="0"/>
        <w:snapToGrid w:val="0"/>
        <w:spacing w:line="360" w:lineRule="auto"/>
        <w:jc w:val="center"/>
        <w:rPr>
          <w:sz w:val="28"/>
          <w:szCs w:val="28"/>
        </w:rPr>
      </w:pPr>
    </w:p>
    <w:p w14:paraId="1DF33783" w14:textId="77777777" w:rsidR="009F6A6B" w:rsidRPr="004742FA" w:rsidRDefault="009F6A6B" w:rsidP="004742FA">
      <w:pPr>
        <w:pBdr>
          <w:bottom w:val="single" w:sz="4" w:space="0" w:color="auto"/>
        </w:pBdr>
        <w:adjustRightInd w:val="0"/>
        <w:snapToGrid w:val="0"/>
        <w:spacing w:line="360" w:lineRule="auto"/>
        <w:jc w:val="center"/>
        <w:rPr>
          <w:b/>
          <w:bCs/>
          <w:sz w:val="36"/>
          <w:szCs w:val="36"/>
        </w:rPr>
      </w:pPr>
      <w:r w:rsidRPr="004742FA">
        <w:rPr>
          <w:rFonts w:cs="宋体" w:hint="eastAsia"/>
          <w:b/>
          <w:bCs/>
          <w:sz w:val="36"/>
          <w:szCs w:val="36"/>
        </w:rPr>
        <w:t>权利要求书</w:t>
      </w:r>
    </w:p>
    <w:p w14:paraId="7F52B816" w14:textId="171E9540" w:rsidR="00541645" w:rsidRPr="004742FA" w:rsidRDefault="00541645" w:rsidP="004742FA">
      <w:pPr>
        <w:adjustRightInd w:val="0"/>
        <w:snapToGrid w:val="0"/>
        <w:spacing w:line="360" w:lineRule="auto"/>
        <w:ind w:firstLineChars="200" w:firstLine="560"/>
        <w:rPr>
          <w:sz w:val="28"/>
          <w:szCs w:val="28"/>
        </w:rPr>
      </w:pPr>
      <w:r w:rsidRPr="004742FA">
        <w:rPr>
          <w:rFonts w:hint="eastAsia"/>
          <w:sz w:val="28"/>
          <w:szCs w:val="28"/>
        </w:rPr>
        <w:t>1.</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航拍视角下的小目标检测方法，其特征在于，包括以下步骤；</w:t>
      </w:r>
    </w:p>
    <w:p w14:paraId="29B40AB6" w14:textId="5CCDC508"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1</w:t>
      </w:r>
      <w:r w:rsidRPr="004742FA">
        <w:rPr>
          <w:rFonts w:hint="eastAsia"/>
          <w:color w:val="000000" w:themeColor="text1"/>
          <w:sz w:val="28"/>
          <w:szCs w:val="28"/>
        </w:rPr>
        <w:t>，使用无人机航拍所采集到的图像数据集进行图像预处理，并将处理后的数据集划分为训练集、验证集和测试集；</w:t>
      </w:r>
    </w:p>
    <w:p w14:paraId="09A46DA4" w14:textId="4C848696"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2</w:t>
      </w:r>
      <w:r w:rsidRPr="004742FA">
        <w:rPr>
          <w:rFonts w:hint="eastAsia"/>
          <w:color w:val="000000" w:themeColor="text1"/>
          <w:sz w:val="28"/>
          <w:szCs w:val="28"/>
        </w:rPr>
        <w:t>，在</w:t>
      </w:r>
      <w:r w:rsidRPr="004742FA">
        <w:rPr>
          <w:rFonts w:hint="eastAsia"/>
          <w:sz w:val="28"/>
          <w:szCs w:val="28"/>
        </w:rPr>
        <w:t>YOLOv8n</w:t>
      </w:r>
      <w:r w:rsidRPr="004742FA">
        <w:rPr>
          <w:rFonts w:hint="eastAsia"/>
          <w:color w:val="000000" w:themeColor="text1"/>
          <w:sz w:val="28"/>
          <w:szCs w:val="28"/>
        </w:rPr>
        <w:t>主干网络中引入改进</w:t>
      </w:r>
      <w:r w:rsidRPr="004742FA">
        <w:rPr>
          <w:rFonts w:hint="eastAsia"/>
          <w:color w:val="000000" w:themeColor="text1"/>
          <w:sz w:val="28"/>
          <w:szCs w:val="28"/>
        </w:rPr>
        <w:t>C2f</w:t>
      </w:r>
      <w:r w:rsidRPr="004742FA">
        <w:rPr>
          <w:rFonts w:hint="eastAsia"/>
          <w:color w:val="000000" w:themeColor="text1"/>
          <w:sz w:val="28"/>
          <w:szCs w:val="28"/>
        </w:rPr>
        <w:t>后的卷积，构成改进后的</w:t>
      </w:r>
      <w:r w:rsidRPr="004742FA">
        <w:rPr>
          <w:rFonts w:hint="eastAsia"/>
          <w:sz w:val="28"/>
          <w:szCs w:val="28"/>
        </w:rPr>
        <w:t>YOLOv8n</w:t>
      </w:r>
      <w:r w:rsidRPr="004742FA">
        <w:rPr>
          <w:rFonts w:hint="eastAsia"/>
          <w:color w:val="000000" w:themeColor="text1"/>
          <w:sz w:val="28"/>
          <w:szCs w:val="28"/>
        </w:rPr>
        <w:t>主干网络，输出张量；</w:t>
      </w:r>
    </w:p>
    <w:p w14:paraId="4AC47E9A" w14:textId="1BBB3909"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3</w:t>
      </w:r>
      <w:r w:rsidRPr="004742FA">
        <w:rPr>
          <w:rFonts w:hint="eastAsia"/>
          <w:color w:val="000000" w:themeColor="text1"/>
          <w:sz w:val="28"/>
          <w:szCs w:val="28"/>
        </w:rPr>
        <w:t>，在特征融合网络中引入</w:t>
      </w:r>
      <w:r w:rsidRPr="004742FA">
        <w:rPr>
          <w:rFonts w:hint="eastAsia"/>
          <w:color w:val="000000" w:themeColor="text1"/>
          <w:sz w:val="28"/>
          <w:szCs w:val="28"/>
        </w:rPr>
        <w:t>Triplet Attention</w:t>
      </w:r>
      <w:r w:rsidRPr="004742FA">
        <w:rPr>
          <w:rFonts w:hint="eastAsia"/>
          <w:color w:val="000000" w:themeColor="text1"/>
          <w:sz w:val="28"/>
          <w:szCs w:val="28"/>
        </w:rPr>
        <w:t>注意力；对所述张量进行处理，形成综合注意力图；</w:t>
      </w:r>
    </w:p>
    <w:p w14:paraId="1311FEF0" w14:textId="7887C57D"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4</w:t>
      </w:r>
      <w:r w:rsidRPr="004742FA">
        <w:rPr>
          <w:rFonts w:hint="eastAsia"/>
          <w:color w:val="000000" w:themeColor="text1"/>
          <w:sz w:val="28"/>
          <w:szCs w:val="28"/>
        </w:rPr>
        <w:t>，</w:t>
      </w:r>
      <w:r w:rsidR="00FF61A8" w:rsidRPr="004742FA">
        <w:rPr>
          <w:rFonts w:hint="eastAsia"/>
          <w:color w:val="000000" w:themeColor="text1"/>
          <w:sz w:val="28"/>
          <w:szCs w:val="28"/>
        </w:rPr>
        <w:t>在</w:t>
      </w:r>
      <w:r w:rsidR="00FF61A8" w:rsidRPr="004742FA">
        <w:rPr>
          <w:rFonts w:hint="eastAsia"/>
          <w:sz w:val="28"/>
          <w:szCs w:val="28"/>
        </w:rPr>
        <w:t>YOLOv8n</w:t>
      </w:r>
      <w:r w:rsidR="00FF61A8" w:rsidRPr="004742FA">
        <w:rPr>
          <w:rFonts w:hint="eastAsia"/>
          <w:color w:val="000000" w:themeColor="text1"/>
          <w:sz w:val="28"/>
          <w:szCs w:val="28"/>
        </w:rPr>
        <w:t>主干网络中</w:t>
      </w:r>
      <w:r w:rsidRPr="004742FA">
        <w:rPr>
          <w:rFonts w:hint="eastAsia"/>
          <w:color w:val="000000" w:themeColor="text1"/>
          <w:sz w:val="28"/>
          <w:szCs w:val="28"/>
        </w:rPr>
        <w:t>引入</w:t>
      </w:r>
      <w:r w:rsidRPr="004742FA">
        <w:rPr>
          <w:rFonts w:hint="eastAsia"/>
          <w:color w:val="000000" w:themeColor="text1"/>
          <w:sz w:val="28"/>
          <w:szCs w:val="28"/>
        </w:rPr>
        <w:t>Dyhead</w:t>
      </w:r>
      <w:r w:rsidRPr="004742FA">
        <w:rPr>
          <w:rFonts w:hint="eastAsia"/>
          <w:color w:val="000000" w:themeColor="text1"/>
          <w:sz w:val="28"/>
          <w:szCs w:val="28"/>
        </w:rPr>
        <w:t>检测头对综合注意力图进行动态调整特征映射，整合上下文信息；</w:t>
      </w:r>
    </w:p>
    <w:p w14:paraId="0B6674F6" w14:textId="77777777" w:rsidR="00FF61A8"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步骤</w:t>
      </w:r>
      <w:r w:rsidRPr="004742FA">
        <w:rPr>
          <w:rFonts w:hint="eastAsia"/>
          <w:color w:val="000000" w:themeColor="text1"/>
          <w:sz w:val="28"/>
          <w:szCs w:val="28"/>
        </w:rPr>
        <w:t>5</w:t>
      </w:r>
      <w:r w:rsidRPr="004742FA">
        <w:rPr>
          <w:rFonts w:hint="eastAsia"/>
          <w:color w:val="000000" w:themeColor="text1"/>
          <w:sz w:val="28"/>
          <w:szCs w:val="28"/>
        </w:rPr>
        <w:t>，对上述步骤改进后的</w:t>
      </w:r>
      <w:r w:rsidRPr="004742FA">
        <w:rPr>
          <w:rFonts w:hint="eastAsia"/>
          <w:sz w:val="28"/>
          <w:szCs w:val="28"/>
        </w:rPr>
        <w:t>YOLOv8n</w:t>
      </w:r>
      <w:r w:rsidRPr="004742FA">
        <w:rPr>
          <w:rFonts w:hint="eastAsia"/>
          <w:color w:val="000000" w:themeColor="text1"/>
          <w:sz w:val="28"/>
          <w:szCs w:val="28"/>
        </w:rPr>
        <w:t>网络进行优化</w:t>
      </w:r>
      <w:r w:rsidR="00FF61A8" w:rsidRPr="004742FA">
        <w:rPr>
          <w:rFonts w:hint="eastAsia"/>
          <w:color w:val="000000" w:themeColor="text1"/>
          <w:sz w:val="28"/>
          <w:szCs w:val="28"/>
        </w:rPr>
        <w:t>，</w:t>
      </w:r>
      <w:r w:rsidRPr="004742FA">
        <w:rPr>
          <w:rFonts w:hint="eastAsia"/>
          <w:color w:val="000000" w:themeColor="text1"/>
          <w:sz w:val="28"/>
          <w:szCs w:val="28"/>
        </w:rPr>
        <w:t>增加分辨率更高的小目标检测头；</w:t>
      </w:r>
    </w:p>
    <w:p w14:paraId="78C1FAE9" w14:textId="61EE3B51" w:rsidR="00541645" w:rsidRPr="004742FA" w:rsidRDefault="00541645" w:rsidP="004742FA">
      <w:pPr>
        <w:pStyle w:val="ab"/>
        <w:adjustRightInd w:val="0"/>
        <w:snapToGrid w:val="0"/>
        <w:spacing w:line="360" w:lineRule="auto"/>
        <w:ind w:firstLine="560"/>
      </w:pPr>
      <w:r w:rsidRPr="004742FA">
        <w:rPr>
          <w:rFonts w:hint="eastAsia"/>
          <w:color w:val="000000" w:themeColor="text1"/>
          <w:sz w:val="28"/>
          <w:szCs w:val="28"/>
        </w:rPr>
        <w:t>步骤</w:t>
      </w:r>
      <w:r w:rsidRPr="004742FA">
        <w:rPr>
          <w:rFonts w:hint="eastAsia"/>
          <w:color w:val="000000" w:themeColor="text1"/>
          <w:sz w:val="28"/>
          <w:szCs w:val="28"/>
        </w:rPr>
        <w:t>6</w:t>
      </w:r>
      <w:r w:rsidRPr="004742FA">
        <w:rPr>
          <w:rFonts w:hint="eastAsia"/>
          <w:color w:val="000000" w:themeColor="text1"/>
          <w:sz w:val="28"/>
          <w:szCs w:val="28"/>
        </w:rPr>
        <w:t>，使用步骤</w:t>
      </w:r>
      <w:r w:rsidRPr="004742FA">
        <w:rPr>
          <w:rFonts w:hint="eastAsia"/>
          <w:color w:val="000000" w:themeColor="text1"/>
          <w:sz w:val="28"/>
          <w:szCs w:val="28"/>
        </w:rPr>
        <w:t>1</w:t>
      </w:r>
      <w:r w:rsidRPr="004742FA">
        <w:rPr>
          <w:rFonts w:hint="eastAsia"/>
          <w:color w:val="000000" w:themeColor="text1"/>
          <w:sz w:val="28"/>
          <w:szCs w:val="28"/>
        </w:rPr>
        <w:t>划分的训练集对步骤</w:t>
      </w:r>
      <w:r w:rsidRPr="004742FA">
        <w:rPr>
          <w:rFonts w:hint="eastAsia"/>
          <w:color w:val="000000" w:themeColor="text1"/>
          <w:sz w:val="28"/>
          <w:szCs w:val="28"/>
        </w:rPr>
        <w:t>5</w:t>
      </w:r>
      <w:r w:rsidRPr="004742FA">
        <w:rPr>
          <w:rFonts w:hint="eastAsia"/>
          <w:color w:val="000000" w:themeColor="text1"/>
          <w:sz w:val="28"/>
          <w:szCs w:val="28"/>
        </w:rPr>
        <w:t>中改进后的网络模型进行训练，完成模型优化和参数调整，最终得到适用于航拍视角下小目标检测的高性能检测模型，实现</w:t>
      </w:r>
      <w:r w:rsidRPr="004742FA">
        <w:rPr>
          <w:rFonts w:hint="eastAsia"/>
          <w:sz w:val="28"/>
          <w:szCs w:val="28"/>
        </w:rPr>
        <w:t>小目标检测。</w:t>
      </w:r>
    </w:p>
    <w:p w14:paraId="44C3ABEA" w14:textId="745D7A91"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2.</w:t>
      </w:r>
      <w:r w:rsidRPr="004742FA">
        <w:rPr>
          <w:rFonts w:hint="eastAsia"/>
          <w:color w:val="000000" w:themeColor="text1"/>
          <w:sz w:val="28"/>
          <w:szCs w:val="28"/>
        </w:rPr>
        <w:t>根据权利要求</w:t>
      </w:r>
      <w:r w:rsidRPr="004742FA">
        <w:rPr>
          <w:rFonts w:hint="eastAsia"/>
          <w:color w:val="000000" w:themeColor="text1"/>
          <w:sz w:val="28"/>
          <w:szCs w:val="28"/>
        </w:rPr>
        <w:t>1</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color w:val="000000" w:themeColor="text1"/>
          <w:sz w:val="28"/>
          <w:szCs w:val="28"/>
        </w:rPr>
        <w:t>所述步骤</w:t>
      </w:r>
      <w:r w:rsidR="00541645" w:rsidRPr="004742FA">
        <w:rPr>
          <w:rFonts w:hint="eastAsia"/>
          <w:color w:val="000000" w:themeColor="text1"/>
          <w:sz w:val="28"/>
          <w:szCs w:val="28"/>
        </w:rPr>
        <w:t>1</w:t>
      </w:r>
      <w:r w:rsidR="00541645" w:rsidRPr="004742FA">
        <w:rPr>
          <w:rFonts w:hint="eastAsia"/>
          <w:color w:val="000000" w:themeColor="text1"/>
          <w:sz w:val="28"/>
          <w:szCs w:val="28"/>
        </w:rPr>
        <w:t>数据预处理</w:t>
      </w:r>
      <w:r w:rsidR="00541645" w:rsidRPr="004742FA">
        <w:rPr>
          <w:color w:val="000000" w:themeColor="text1"/>
          <w:sz w:val="28"/>
          <w:szCs w:val="28"/>
        </w:rPr>
        <w:t>的具体过程为：</w:t>
      </w:r>
    </w:p>
    <w:p w14:paraId="21A6FFCF" w14:textId="6CA4037E" w:rsidR="00541645" w:rsidRPr="004742FA" w:rsidRDefault="00541645"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获取无人机航拍所得到的图像数据集，数据集的格式为</w:t>
      </w:r>
      <w:r w:rsidRPr="004742FA">
        <w:rPr>
          <w:rFonts w:hint="eastAsia"/>
          <w:color w:val="000000" w:themeColor="text1"/>
          <w:sz w:val="28"/>
          <w:szCs w:val="28"/>
        </w:rPr>
        <w:t>YOLO</w:t>
      </w:r>
      <w:r w:rsidRPr="004742FA">
        <w:rPr>
          <w:rFonts w:hint="eastAsia"/>
          <w:color w:val="000000" w:themeColor="text1"/>
          <w:sz w:val="28"/>
          <w:szCs w:val="28"/>
        </w:rPr>
        <w:t>格式；将图像统一调整到设定的尺寸，并将图像转换为张量格式，调整边界框坐标。</w:t>
      </w:r>
    </w:p>
    <w:p w14:paraId="1EB06CD6" w14:textId="58662432"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3.</w:t>
      </w:r>
      <w:r w:rsidRPr="004742FA">
        <w:rPr>
          <w:rFonts w:hint="eastAsia"/>
          <w:color w:val="000000" w:themeColor="text1"/>
          <w:sz w:val="28"/>
          <w:szCs w:val="28"/>
        </w:rPr>
        <w:t>根据权利要求</w:t>
      </w:r>
      <w:r w:rsidRPr="004742FA">
        <w:rPr>
          <w:rFonts w:hint="eastAsia"/>
          <w:color w:val="000000" w:themeColor="text1"/>
          <w:sz w:val="28"/>
          <w:szCs w:val="28"/>
        </w:rPr>
        <w:t>2</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rFonts w:hint="eastAsia"/>
          <w:color w:val="000000" w:themeColor="text1"/>
          <w:sz w:val="28"/>
          <w:szCs w:val="28"/>
        </w:rPr>
        <w:t>所述步骤</w:t>
      </w:r>
      <w:r w:rsidR="00541645" w:rsidRPr="004742FA">
        <w:rPr>
          <w:rFonts w:hint="eastAsia"/>
          <w:color w:val="000000" w:themeColor="text1"/>
          <w:sz w:val="28"/>
          <w:szCs w:val="28"/>
        </w:rPr>
        <w:t>2</w:t>
      </w:r>
      <w:r w:rsidR="00541645" w:rsidRPr="004742FA">
        <w:rPr>
          <w:rFonts w:hint="eastAsia"/>
          <w:color w:val="000000" w:themeColor="text1"/>
          <w:sz w:val="28"/>
          <w:szCs w:val="28"/>
        </w:rPr>
        <w:t>引入</w:t>
      </w:r>
      <w:r w:rsidR="00541645" w:rsidRPr="004742FA">
        <w:rPr>
          <w:rFonts w:hint="eastAsia"/>
          <w:color w:val="000000" w:themeColor="text1"/>
          <w:sz w:val="28"/>
          <w:szCs w:val="28"/>
        </w:rPr>
        <w:t>CRConv</w:t>
      </w:r>
      <w:r w:rsidR="00541645" w:rsidRPr="004742FA">
        <w:rPr>
          <w:rFonts w:hint="eastAsia"/>
          <w:color w:val="000000" w:themeColor="text1"/>
          <w:sz w:val="28"/>
          <w:szCs w:val="28"/>
        </w:rPr>
        <w:t>卷积的具体过程为：</w:t>
      </w:r>
    </w:p>
    <w:p w14:paraId="0E0AF9AC" w14:textId="35B9861B"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采用感受野注意力卷积</w:t>
      </w:r>
      <w:r w:rsidRPr="004742FA">
        <w:rPr>
          <w:rFonts w:hint="eastAsia"/>
          <w:color w:val="000000" w:themeColor="text1"/>
          <w:sz w:val="28"/>
          <w:szCs w:val="28"/>
        </w:rPr>
        <w:t>RFAConv</w:t>
      </w:r>
      <w:r w:rsidRPr="004742FA">
        <w:rPr>
          <w:rFonts w:hint="eastAsia"/>
          <w:color w:val="000000" w:themeColor="text1"/>
          <w:sz w:val="28"/>
          <w:szCs w:val="28"/>
        </w:rPr>
        <w:t>，替换</w:t>
      </w:r>
      <w:r w:rsidRPr="004742FA">
        <w:rPr>
          <w:rFonts w:hint="eastAsia"/>
          <w:color w:val="000000" w:themeColor="text1"/>
          <w:sz w:val="28"/>
          <w:szCs w:val="28"/>
        </w:rPr>
        <w:t>Bottleneck</w:t>
      </w:r>
      <w:r w:rsidRPr="004742FA">
        <w:rPr>
          <w:rFonts w:hint="eastAsia"/>
          <w:color w:val="000000" w:themeColor="text1"/>
          <w:sz w:val="28"/>
          <w:szCs w:val="28"/>
        </w:rPr>
        <w:t>中的第</w:t>
      </w:r>
      <w:r w:rsidRPr="004742FA">
        <w:rPr>
          <w:rFonts w:hint="eastAsia"/>
          <w:color w:val="000000" w:themeColor="text1"/>
          <w:sz w:val="28"/>
          <w:szCs w:val="28"/>
        </w:rPr>
        <w:t>2</w:t>
      </w:r>
      <w:r w:rsidRPr="004742FA">
        <w:rPr>
          <w:rFonts w:hint="eastAsia"/>
          <w:color w:val="000000" w:themeColor="text1"/>
          <w:sz w:val="28"/>
          <w:szCs w:val="28"/>
        </w:rPr>
        <w:t>个</w:t>
      </w:r>
      <w:r w:rsidRPr="004742FA">
        <w:rPr>
          <w:rFonts w:hint="eastAsia"/>
          <w:color w:val="000000" w:themeColor="text1"/>
          <w:sz w:val="28"/>
          <w:szCs w:val="28"/>
        </w:rPr>
        <w:t>Conv</w:t>
      </w:r>
      <w:r w:rsidRPr="004742FA">
        <w:rPr>
          <w:rFonts w:hint="eastAsia"/>
          <w:color w:val="000000" w:themeColor="text1"/>
          <w:sz w:val="28"/>
          <w:szCs w:val="28"/>
        </w:rPr>
        <w:t>卷积，对</w:t>
      </w:r>
      <w:r w:rsidRPr="004742FA">
        <w:rPr>
          <w:rFonts w:hint="eastAsia"/>
          <w:color w:val="000000" w:themeColor="text1"/>
          <w:sz w:val="28"/>
          <w:szCs w:val="28"/>
        </w:rPr>
        <w:t>C2f</w:t>
      </w:r>
      <w:r w:rsidRPr="004742FA">
        <w:rPr>
          <w:rFonts w:hint="eastAsia"/>
          <w:color w:val="000000" w:themeColor="text1"/>
          <w:sz w:val="28"/>
          <w:szCs w:val="28"/>
        </w:rPr>
        <w:t>模块进行改进，构成</w:t>
      </w:r>
      <w:r w:rsidRPr="004742FA">
        <w:rPr>
          <w:rFonts w:hint="eastAsia"/>
          <w:color w:val="000000" w:themeColor="text1"/>
          <w:sz w:val="28"/>
          <w:szCs w:val="28"/>
        </w:rPr>
        <w:t>CRConv</w:t>
      </w:r>
      <w:r w:rsidRPr="004742FA">
        <w:rPr>
          <w:rFonts w:hint="eastAsia"/>
          <w:color w:val="000000" w:themeColor="text1"/>
          <w:sz w:val="28"/>
          <w:szCs w:val="28"/>
        </w:rPr>
        <w:t>模块，</w:t>
      </w:r>
      <w:r w:rsidR="00FF61A8" w:rsidRPr="004742FA" w:rsidDel="00FF61A8">
        <w:rPr>
          <w:rFonts w:hint="eastAsia"/>
          <w:color w:val="000000" w:themeColor="text1"/>
          <w:sz w:val="28"/>
          <w:szCs w:val="28"/>
        </w:rPr>
        <w:t xml:space="preserve"> </w:t>
      </w:r>
      <w:r w:rsidRPr="004742FA">
        <w:rPr>
          <w:rFonts w:hint="eastAsia"/>
          <w:color w:val="000000" w:themeColor="text1"/>
          <w:sz w:val="28"/>
          <w:szCs w:val="28"/>
        </w:rPr>
        <w:t>RFAConv</w:t>
      </w:r>
      <w:r w:rsidRPr="004742FA">
        <w:rPr>
          <w:rFonts w:hint="eastAsia"/>
          <w:color w:val="000000" w:themeColor="text1"/>
          <w:sz w:val="28"/>
          <w:szCs w:val="28"/>
        </w:rPr>
        <w:t>分为两个分支，输入特征通过</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分支与</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分支提取特征，分别形成注意力图与感受野空间特征；</w:t>
      </w:r>
    </w:p>
    <w:p w14:paraId="5618EC90" w14:textId="7777777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对步骤</w:t>
      </w:r>
      <w:r w:rsidRPr="004742FA">
        <w:rPr>
          <w:rFonts w:hint="eastAsia"/>
          <w:color w:val="000000" w:themeColor="text1"/>
          <w:sz w:val="28"/>
          <w:szCs w:val="28"/>
        </w:rPr>
        <w:t>1</w:t>
      </w:r>
      <w:r w:rsidRPr="004742FA">
        <w:rPr>
          <w:rFonts w:hint="eastAsia"/>
          <w:color w:val="000000" w:themeColor="text1"/>
          <w:sz w:val="28"/>
          <w:szCs w:val="28"/>
        </w:rPr>
        <w:t>中转化为张量格式的输入特征进行平均池化操作，获取全局信息；对平均池化后的特征信息进行</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的分组卷积操作，对</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分组卷积后的特征进行线性组合；对</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分组卷积后的特征信息进行</w:t>
      </w:r>
      <w:r w:rsidRPr="004742FA">
        <w:rPr>
          <w:rFonts w:hint="eastAsia"/>
          <w:color w:val="000000" w:themeColor="text1"/>
          <w:sz w:val="28"/>
          <w:szCs w:val="28"/>
        </w:rPr>
        <w:t>softmax</w:t>
      </w:r>
      <w:r w:rsidRPr="004742FA">
        <w:rPr>
          <w:rFonts w:hint="eastAsia"/>
          <w:color w:val="000000" w:themeColor="text1"/>
          <w:sz w:val="28"/>
          <w:szCs w:val="28"/>
        </w:rPr>
        <w:t>操作，生成每个感受野的注意力图；</w:t>
      </w:r>
    </w:p>
    <w:p w14:paraId="1538292E" w14:textId="7777777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对步骤</w:t>
      </w:r>
      <w:r w:rsidRPr="004742FA">
        <w:rPr>
          <w:rFonts w:hint="eastAsia"/>
          <w:color w:val="000000" w:themeColor="text1"/>
          <w:sz w:val="28"/>
          <w:szCs w:val="28"/>
        </w:rPr>
        <w:t>1</w:t>
      </w:r>
      <w:r w:rsidRPr="004742FA">
        <w:rPr>
          <w:rFonts w:hint="eastAsia"/>
          <w:color w:val="000000" w:themeColor="text1"/>
          <w:sz w:val="28"/>
          <w:szCs w:val="28"/>
        </w:rPr>
        <w:t>中转化为张量格式的输入特征进行</w:t>
      </w:r>
      <w:r w:rsidRPr="004742FA">
        <w:rPr>
          <w:rFonts w:hint="eastAsia"/>
          <w:color w:val="000000" w:themeColor="text1"/>
          <w:sz w:val="28"/>
          <w:szCs w:val="28"/>
        </w:rPr>
        <w:t>k</w:t>
      </w:r>
      <w:r w:rsidRPr="004742FA">
        <w:rPr>
          <w:rFonts w:hint="eastAsia"/>
          <w:color w:val="000000" w:themeColor="text1"/>
          <w:sz w:val="28"/>
          <w:szCs w:val="28"/>
        </w:rPr>
        <w:t>×</w:t>
      </w:r>
      <w:r w:rsidRPr="004742FA">
        <w:rPr>
          <w:rFonts w:hint="eastAsia"/>
          <w:color w:val="000000" w:themeColor="text1"/>
          <w:sz w:val="28"/>
          <w:szCs w:val="28"/>
        </w:rPr>
        <w:t>k</w:t>
      </w:r>
      <w:r w:rsidRPr="004742FA">
        <w:rPr>
          <w:rFonts w:hint="eastAsia"/>
          <w:color w:val="000000" w:themeColor="text1"/>
          <w:sz w:val="28"/>
          <w:szCs w:val="28"/>
        </w:rPr>
        <w:t>的分组卷积操作，将特征通道到分为三组，每组分别卷积，得到通道数增加的感受野空间特征图；</w:t>
      </w:r>
    </w:p>
    <w:p w14:paraId="26908D86" w14:textId="1243DFF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将得到的注意力图和感受野空间特征图进行加权，抑制不重要的特征，加权后的特征图调整形状，形成张量</w:t>
      </w:r>
      <w:r w:rsidRPr="004742FA">
        <w:rPr>
          <w:color w:val="000000" w:themeColor="text1"/>
          <w:position w:val="-6"/>
          <w:sz w:val="28"/>
          <w:szCs w:val="28"/>
        </w:rPr>
        <w:object w:dxaOrig="200" w:dyaOrig="220" w14:anchorId="02A4B4E8">
          <v:shape id="_x0000_i1100" type="#_x0000_t75" style="width:12pt;height:12pt" o:ole="">
            <v:imagedata r:id="rId8" o:title=""/>
          </v:shape>
          <o:OLEObject Type="Embed" ProgID="Equation.DSMT4" ShapeID="_x0000_i1100" DrawAspect="Content" ObjectID="_1815398754" r:id="rId134"/>
        </w:object>
      </w:r>
      <w:r w:rsidRPr="004742FA">
        <w:rPr>
          <w:rFonts w:hint="eastAsia"/>
          <w:color w:val="000000" w:themeColor="text1"/>
          <w:sz w:val="28"/>
          <w:szCs w:val="28"/>
        </w:rPr>
        <w:t>。</w:t>
      </w:r>
    </w:p>
    <w:p w14:paraId="087973BB" w14:textId="3FFE32DB"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4.</w:t>
      </w:r>
      <w:r w:rsidRPr="004742FA">
        <w:rPr>
          <w:rFonts w:hint="eastAsia"/>
          <w:color w:val="000000" w:themeColor="text1"/>
          <w:sz w:val="28"/>
          <w:szCs w:val="28"/>
        </w:rPr>
        <w:t>根据权利要求</w:t>
      </w:r>
      <w:r w:rsidRPr="004742FA">
        <w:rPr>
          <w:rFonts w:hint="eastAsia"/>
          <w:color w:val="000000" w:themeColor="text1"/>
          <w:sz w:val="28"/>
          <w:szCs w:val="28"/>
        </w:rPr>
        <w:t>3</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color w:val="000000" w:themeColor="text1"/>
          <w:sz w:val="28"/>
          <w:szCs w:val="28"/>
        </w:rPr>
        <w:t>所述步骤</w:t>
      </w:r>
      <w:r w:rsidR="00541645" w:rsidRPr="004742FA">
        <w:rPr>
          <w:color w:val="000000" w:themeColor="text1"/>
          <w:sz w:val="28"/>
          <w:szCs w:val="28"/>
        </w:rPr>
        <w:t>3</w:t>
      </w:r>
      <w:r w:rsidR="00541645" w:rsidRPr="004742FA">
        <w:rPr>
          <w:rFonts w:hint="eastAsia"/>
          <w:color w:val="000000" w:themeColor="text1"/>
          <w:sz w:val="28"/>
          <w:szCs w:val="28"/>
        </w:rPr>
        <w:t>引入注意力机制</w:t>
      </w:r>
      <w:r w:rsidR="00541645" w:rsidRPr="004742FA">
        <w:rPr>
          <w:color w:val="000000" w:themeColor="text1"/>
          <w:sz w:val="28"/>
          <w:szCs w:val="28"/>
        </w:rPr>
        <w:t>的具体过程为：</w:t>
      </w:r>
    </w:p>
    <w:p w14:paraId="365979BE" w14:textId="747AA194"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引入</w:t>
      </w:r>
      <w:r w:rsidRPr="004742FA">
        <w:rPr>
          <w:rFonts w:hint="eastAsia"/>
          <w:color w:val="000000" w:themeColor="text1"/>
          <w:sz w:val="28"/>
          <w:szCs w:val="28"/>
        </w:rPr>
        <w:t>Triplet Attention</w:t>
      </w:r>
      <w:r w:rsidRPr="004742FA">
        <w:rPr>
          <w:rFonts w:hint="eastAsia"/>
          <w:color w:val="000000" w:themeColor="text1"/>
          <w:sz w:val="28"/>
          <w:szCs w:val="28"/>
        </w:rPr>
        <w:t>注意力模块，该注意力模块通过引入三个分支来分别捕获输入张量的</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和</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W)</w:t>
      </w:r>
      <w:r w:rsidRPr="004742FA">
        <w:rPr>
          <w:rFonts w:hint="eastAsia"/>
          <w:color w:val="000000" w:themeColor="text1"/>
          <w:sz w:val="28"/>
          <w:szCs w:val="28"/>
        </w:rPr>
        <w:t>维数之间的依赖关系，捕获了空间维和输入张量的通道维之间的相互作用；</w:t>
      </w:r>
    </w:p>
    <w:p w14:paraId="21A03954" w14:textId="7777777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在每个分支中，针对步骤</w:t>
      </w:r>
      <w:r w:rsidRPr="004742FA">
        <w:rPr>
          <w:rFonts w:hint="eastAsia"/>
          <w:color w:val="000000" w:themeColor="text1"/>
          <w:sz w:val="28"/>
          <w:szCs w:val="28"/>
        </w:rPr>
        <w:t>2</w:t>
      </w:r>
      <w:r w:rsidRPr="004742FA">
        <w:rPr>
          <w:rFonts w:hint="eastAsia"/>
          <w:color w:val="000000" w:themeColor="text1"/>
          <w:sz w:val="28"/>
          <w:szCs w:val="28"/>
        </w:rPr>
        <w:t>中改进后的主干网络所输出的张量</w:t>
      </w:r>
      <w:r w:rsidRPr="004742FA">
        <w:rPr>
          <w:color w:val="000000" w:themeColor="text1"/>
          <w:position w:val="-6"/>
          <w:sz w:val="28"/>
          <w:szCs w:val="28"/>
        </w:rPr>
        <w:object w:dxaOrig="200" w:dyaOrig="220" w14:anchorId="03BCC848">
          <v:shape id="_x0000_i1101" type="#_x0000_t75" style="width:12pt;height:12pt" o:ole="">
            <v:imagedata r:id="rId8" o:title=""/>
          </v:shape>
          <o:OLEObject Type="Embed" ProgID="Equation.DSMT4" ShapeID="_x0000_i1101" DrawAspect="Content" ObjectID="_1815398755" r:id="rId135"/>
        </w:object>
      </w:r>
      <w:r w:rsidRPr="004742FA">
        <w:rPr>
          <w:rFonts w:hint="eastAsia"/>
          <w:color w:val="000000" w:themeColor="text1"/>
          <w:sz w:val="28"/>
          <w:szCs w:val="28"/>
        </w:rPr>
        <w:t>，作为特征融合网络的输入张量进行处理，输入张量经过旋转、</w:t>
      </w:r>
      <w:r w:rsidRPr="004742FA">
        <w:rPr>
          <w:color w:val="000000" w:themeColor="text1"/>
          <w:sz w:val="28"/>
          <w:szCs w:val="28"/>
        </w:rPr>
        <w:t>Z‑pool</w:t>
      </w:r>
      <w:r w:rsidRPr="004742FA">
        <w:rPr>
          <w:rFonts w:hint="eastAsia"/>
          <w:color w:val="000000" w:themeColor="text1"/>
          <w:sz w:val="28"/>
          <w:szCs w:val="28"/>
        </w:rPr>
        <w:t>卷积进行合并特征、批归一化和</w:t>
      </w:r>
      <w:r w:rsidRPr="004742FA">
        <w:rPr>
          <w:rFonts w:hint="eastAsia"/>
          <w:color w:val="000000" w:themeColor="text1"/>
          <w:sz w:val="28"/>
          <w:szCs w:val="28"/>
        </w:rPr>
        <w:t>Sigmoid</w:t>
      </w:r>
      <w:r w:rsidRPr="004742FA">
        <w:rPr>
          <w:rFonts w:hint="eastAsia"/>
          <w:color w:val="000000" w:themeColor="text1"/>
          <w:sz w:val="28"/>
          <w:szCs w:val="28"/>
        </w:rPr>
        <w:t>激活函数后生成注意力权重，从而得到不同维度间的交互结果，最后将三条分支的处理结果求和并取平均值，形成综合注意力图。</w:t>
      </w:r>
    </w:p>
    <w:p w14:paraId="1AC4140C" w14:textId="4EAE2321" w:rsidR="00541645" w:rsidRPr="004742FA" w:rsidRDefault="00FF61A8" w:rsidP="004742FA">
      <w:pPr>
        <w:adjustRightInd w:val="0"/>
        <w:snapToGrid w:val="0"/>
        <w:spacing w:line="360" w:lineRule="auto"/>
        <w:ind w:firstLineChars="150" w:firstLine="420"/>
        <w:rPr>
          <w:color w:val="000000" w:themeColor="text1"/>
          <w:sz w:val="28"/>
          <w:szCs w:val="28"/>
        </w:rPr>
      </w:pPr>
      <w:r w:rsidRPr="004742FA">
        <w:rPr>
          <w:rFonts w:hint="eastAsia"/>
          <w:color w:val="000000" w:themeColor="text1"/>
          <w:sz w:val="28"/>
          <w:szCs w:val="28"/>
        </w:rPr>
        <w:t>5.</w:t>
      </w:r>
      <w:r w:rsidRPr="004742FA">
        <w:rPr>
          <w:rFonts w:hint="eastAsia"/>
          <w:color w:val="000000" w:themeColor="text1"/>
          <w:sz w:val="28"/>
          <w:szCs w:val="28"/>
        </w:rPr>
        <w:t>根据权利要求</w:t>
      </w:r>
      <w:r w:rsidRPr="004742FA">
        <w:rPr>
          <w:rFonts w:hint="eastAsia"/>
          <w:color w:val="000000" w:themeColor="text1"/>
          <w:sz w:val="28"/>
          <w:szCs w:val="28"/>
        </w:rPr>
        <w:t>4</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rFonts w:hint="eastAsia"/>
          <w:color w:val="000000" w:themeColor="text1"/>
          <w:sz w:val="28"/>
          <w:szCs w:val="28"/>
        </w:rPr>
        <w:t>在第一个分支中，</w:t>
      </w:r>
      <w:r w:rsidR="00541645" w:rsidRPr="004742FA">
        <w:rPr>
          <w:rFonts w:hint="eastAsia"/>
          <w:color w:val="000000" w:themeColor="text1"/>
          <w:sz w:val="28"/>
          <w:szCs w:val="28"/>
        </w:rPr>
        <w:t>Triplet Attention</w:t>
      </w:r>
      <w:r w:rsidR="00541645" w:rsidRPr="004742FA">
        <w:rPr>
          <w:rFonts w:hint="eastAsia"/>
          <w:color w:val="000000" w:themeColor="text1"/>
          <w:sz w:val="28"/>
          <w:szCs w:val="28"/>
        </w:rPr>
        <w:t>模块建立了通道维度</w:t>
      </w:r>
      <w:r w:rsidR="00541645" w:rsidRPr="004742FA">
        <w:rPr>
          <w:rFonts w:hint="eastAsia"/>
          <w:color w:val="000000" w:themeColor="text1"/>
          <w:sz w:val="28"/>
          <w:szCs w:val="28"/>
        </w:rPr>
        <w:t>C</w:t>
      </w:r>
      <w:r w:rsidR="00541645" w:rsidRPr="004742FA">
        <w:rPr>
          <w:rFonts w:hint="eastAsia"/>
          <w:color w:val="000000" w:themeColor="text1"/>
          <w:sz w:val="28"/>
          <w:szCs w:val="28"/>
        </w:rPr>
        <w:t>和空间维度高度</w:t>
      </w:r>
      <w:r w:rsidR="00541645" w:rsidRPr="004742FA">
        <w:rPr>
          <w:rFonts w:hint="eastAsia"/>
          <w:color w:val="000000" w:themeColor="text1"/>
          <w:sz w:val="28"/>
          <w:szCs w:val="28"/>
        </w:rPr>
        <w:t>H</w:t>
      </w:r>
      <w:r w:rsidR="00541645" w:rsidRPr="004742FA">
        <w:rPr>
          <w:rFonts w:hint="eastAsia"/>
          <w:color w:val="000000" w:themeColor="text1"/>
          <w:sz w:val="28"/>
          <w:szCs w:val="28"/>
        </w:rPr>
        <w:t>之间的相互作用，输入张量</w:t>
      </w:r>
      <w:r w:rsidR="00541645" w:rsidRPr="004742FA">
        <w:rPr>
          <w:color w:val="000000" w:themeColor="text1"/>
          <w:position w:val="-6"/>
          <w:sz w:val="28"/>
          <w:szCs w:val="28"/>
        </w:rPr>
        <w:object w:dxaOrig="200" w:dyaOrig="220" w14:anchorId="7C5C14C6">
          <v:shape id="_x0000_i1102" type="#_x0000_t75" style="width:12pt;height:12pt" o:ole="">
            <v:imagedata r:id="rId8" o:title=""/>
          </v:shape>
          <o:OLEObject Type="Embed" ProgID="Equation.DSMT4" ShapeID="_x0000_i1102" DrawAspect="Content" ObjectID="_1815398756" r:id="rId136"/>
        </w:object>
      </w:r>
      <w:r w:rsidR="00541645" w:rsidRPr="004742FA">
        <w:rPr>
          <w:rFonts w:hint="eastAsia"/>
          <w:color w:val="000000" w:themeColor="text1"/>
          <w:sz w:val="28"/>
          <w:szCs w:val="28"/>
        </w:rPr>
        <w:t>沿</w:t>
      </w:r>
      <w:r w:rsidR="00541645" w:rsidRPr="004742FA">
        <w:rPr>
          <w:rFonts w:hint="eastAsia"/>
          <w:color w:val="000000" w:themeColor="text1"/>
          <w:sz w:val="28"/>
          <w:szCs w:val="28"/>
        </w:rPr>
        <w:t>H</w:t>
      </w:r>
      <w:r w:rsidR="00541645" w:rsidRPr="004742FA">
        <w:rPr>
          <w:rFonts w:hint="eastAsia"/>
          <w:color w:val="000000" w:themeColor="text1"/>
          <w:sz w:val="28"/>
          <w:szCs w:val="28"/>
        </w:rPr>
        <w:t>轴逆时针旋转</w:t>
      </w:r>
      <w:r w:rsidR="00541645" w:rsidRPr="004742FA">
        <w:rPr>
          <w:rFonts w:hint="eastAsia"/>
          <w:color w:val="000000" w:themeColor="text1"/>
          <w:sz w:val="28"/>
          <w:szCs w:val="28"/>
        </w:rPr>
        <w:t>90</w:t>
      </w:r>
      <w:r w:rsidR="00541645" w:rsidRPr="004742FA">
        <w:rPr>
          <w:rFonts w:hint="eastAsia"/>
          <w:color w:val="000000" w:themeColor="text1"/>
          <w:sz w:val="28"/>
          <w:szCs w:val="28"/>
        </w:rPr>
        <w:t>°得到</w:t>
      </w:r>
      <w:r w:rsidR="00541645" w:rsidRPr="004742FA">
        <w:rPr>
          <w:rFonts w:hint="eastAsia"/>
          <w:position w:val="-12"/>
        </w:rPr>
        <w:object w:dxaOrig="240" w:dyaOrig="360" w14:anchorId="7395DD9D">
          <v:shape id="_x0000_i1103" type="#_x0000_t75" style="width:12pt;height:18pt" o:ole="">
            <v:imagedata r:id="rId12" o:title=""/>
          </v:shape>
          <o:OLEObject Type="Embed" ProgID="Equation.DSMT4" ShapeID="_x0000_i1103" DrawAspect="Content" ObjectID="_1815398757" r:id="rId137"/>
        </w:object>
      </w:r>
      <w:r w:rsidR="00541645" w:rsidRPr="004742FA">
        <w:rPr>
          <w:rFonts w:hint="eastAsia"/>
          <w:color w:val="000000" w:themeColor="text1"/>
          <w:sz w:val="28"/>
          <w:szCs w:val="28"/>
        </w:rPr>
        <w:t>，又通过</w:t>
      </w:r>
      <w:r w:rsidR="00541645" w:rsidRPr="004742FA">
        <w:rPr>
          <w:rFonts w:hint="eastAsia"/>
          <w:color w:val="000000" w:themeColor="text1"/>
          <w:sz w:val="28"/>
          <w:szCs w:val="28"/>
        </w:rPr>
        <w:t>Z-pool</w:t>
      </w:r>
      <w:r w:rsidR="00541645" w:rsidRPr="004742FA">
        <w:rPr>
          <w:rFonts w:hint="eastAsia"/>
          <w:color w:val="000000" w:themeColor="text1"/>
          <w:sz w:val="28"/>
          <w:szCs w:val="28"/>
        </w:rPr>
        <w:t>变为</w:t>
      </w:r>
      <w:r w:rsidR="00541645" w:rsidRPr="004742FA">
        <w:rPr>
          <w:color w:val="000000" w:themeColor="text1"/>
          <w:position w:val="-12"/>
          <w:sz w:val="28"/>
          <w:szCs w:val="28"/>
        </w:rPr>
        <w:object w:dxaOrig="260" w:dyaOrig="380" w14:anchorId="5763BE1B">
          <v:shape id="_x0000_i1104" type="#_x0000_t75" style="width:12pt;height:18pt" o:ole="">
            <v:imagedata r:id="rId14" o:title=""/>
          </v:shape>
          <o:OLEObject Type="Embed" ProgID="Equation.DSMT4" ShapeID="_x0000_i1104" DrawAspect="Content" ObjectID="_1815398758" r:id="rId138"/>
        </w:object>
      </w:r>
      <w:r w:rsidR="00541645" w:rsidRPr="004742FA">
        <w:rPr>
          <w:rFonts w:hint="eastAsia"/>
          <w:color w:val="000000" w:themeColor="text1"/>
          <w:sz w:val="28"/>
          <w:szCs w:val="28"/>
        </w:rPr>
        <w:t>，</w:t>
      </w:r>
      <w:r w:rsidR="00541645" w:rsidRPr="004742FA">
        <w:rPr>
          <w:rFonts w:hint="eastAsia"/>
          <w:color w:val="000000" w:themeColor="text1"/>
          <w:sz w:val="28"/>
          <w:szCs w:val="28"/>
        </w:rPr>
        <w:t>Z-pool</w:t>
      </w:r>
      <w:r w:rsidR="00541645" w:rsidRPr="004742FA">
        <w:rPr>
          <w:rFonts w:hint="eastAsia"/>
          <w:color w:val="000000" w:themeColor="text1"/>
          <w:sz w:val="28"/>
          <w:szCs w:val="28"/>
        </w:rPr>
        <w:t>层将张量维度</w:t>
      </w:r>
      <w:r w:rsidR="00541645" w:rsidRPr="004742FA">
        <w:rPr>
          <w:rFonts w:hint="eastAsia"/>
          <w:color w:val="000000" w:themeColor="text1"/>
          <w:sz w:val="28"/>
          <w:szCs w:val="28"/>
        </w:rPr>
        <w:t>W</w:t>
      </w:r>
      <w:r w:rsidR="00541645" w:rsidRPr="004742FA">
        <w:rPr>
          <w:rFonts w:hint="eastAsia"/>
          <w:color w:val="000000" w:themeColor="text1"/>
          <w:sz w:val="28"/>
          <w:szCs w:val="28"/>
        </w:rPr>
        <w:t>减少为</w:t>
      </w:r>
      <w:r w:rsidR="00541645" w:rsidRPr="004742FA">
        <w:rPr>
          <w:rFonts w:hint="eastAsia"/>
          <w:color w:val="000000" w:themeColor="text1"/>
          <w:sz w:val="28"/>
          <w:szCs w:val="28"/>
        </w:rPr>
        <w:t>2</w:t>
      </w:r>
      <w:r w:rsidR="00541645" w:rsidRPr="004742FA">
        <w:rPr>
          <w:rFonts w:hint="eastAsia"/>
          <w:color w:val="000000" w:themeColor="text1"/>
          <w:sz w:val="28"/>
          <w:szCs w:val="28"/>
        </w:rPr>
        <w:t>，以获得通过张量的平均合并和最大合并特征；具体计算公式如下：</w:t>
      </w:r>
    </w:p>
    <w:p w14:paraId="6F41E39A" w14:textId="77777777" w:rsidR="00541645" w:rsidRPr="004742FA" w:rsidRDefault="00541645"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16"/>
          <w:sz w:val="28"/>
          <w:szCs w:val="28"/>
        </w:rPr>
        <w:object w:dxaOrig="4620" w:dyaOrig="440" w14:anchorId="2880E535">
          <v:shape id="_x0000_i1105" type="#_x0000_t75" style="width:234pt;height:24pt" o:ole="">
            <v:imagedata r:id="rId16" o:title=""/>
          </v:shape>
          <o:OLEObject Type="Embed" ProgID="Equation.DSMT4" ShapeID="_x0000_i1105" DrawAspect="Content" ObjectID="_1815398759" r:id="rId139"/>
        </w:object>
      </w:r>
    </w:p>
    <w:p w14:paraId="4DC58394" w14:textId="7777777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279" w:dyaOrig="360" w14:anchorId="73E5DC19">
          <v:shape id="_x0000_i1106" type="#_x0000_t75" style="width:12pt;height:18pt" o:ole="">
            <v:imagedata r:id="rId18" o:title=""/>
          </v:shape>
          <o:OLEObject Type="Embed" ProgID="Equation.DSMT4" ShapeID="_x0000_i1106" DrawAspect="Content" ObjectID="_1815398760" r:id="rId140"/>
        </w:object>
      </w:r>
      <w:r w:rsidRPr="004742FA">
        <w:rPr>
          <w:rFonts w:hint="eastAsia"/>
          <w:color w:val="000000" w:themeColor="text1"/>
          <w:sz w:val="28"/>
          <w:szCs w:val="28"/>
        </w:rPr>
        <w:t>表示维度为</w:t>
      </w:r>
      <w:r w:rsidRPr="004742FA">
        <w:rPr>
          <w:rFonts w:hint="eastAsia"/>
          <w:color w:val="000000" w:themeColor="text1"/>
          <w:sz w:val="28"/>
          <w:szCs w:val="28"/>
        </w:rPr>
        <w:t>0</w:t>
      </w:r>
      <w:r w:rsidRPr="004742FA">
        <w:rPr>
          <w:rFonts w:hint="eastAsia"/>
          <w:color w:val="000000" w:themeColor="text1"/>
          <w:sz w:val="28"/>
          <w:szCs w:val="28"/>
        </w:rPr>
        <w:t>，</w:t>
      </w:r>
      <w:r w:rsidRPr="004742FA">
        <w:rPr>
          <w:color w:val="000000" w:themeColor="text1"/>
          <w:position w:val="-12"/>
          <w:sz w:val="28"/>
          <w:szCs w:val="28"/>
        </w:rPr>
        <w:object w:dxaOrig="1160" w:dyaOrig="360" w14:anchorId="54398D9D">
          <v:shape id="_x0000_i1107" type="#_x0000_t75" style="width:60pt;height:18pt" o:ole="">
            <v:imagedata r:id="rId20" o:title=""/>
          </v:shape>
          <o:OLEObject Type="Embed" ProgID="Equation.DSMT4" ShapeID="_x0000_i1107" DrawAspect="Content" ObjectID="_1815398761" r:id="rId141"/>
        </w:object>
      </w:r>
      <w:r w:rsidRPr="004742FA">
        <w:rPr>
          <w:rFonts w:hint="eastAsia"/>
          <w:color w:val="000000" w:themeColor="text1"/>
          <w:sz w:val="28"/>
          <w:szCs w:val="28"/>
        </w:rPr>
        <w:t>、</w:t>
      </w:r>
      <w:r w:rsidRPr="004742FA">
        <w:rPr>
          <w:color w:val="000000" w:themeColor="text1"/>
          <w:position w:val="-12"/>
          <w:sz w:val="28"/>
          <w:szCs w:val="28"/>
        </w:rPr>
        <w:object w:dxaOrig="1120" w:dyaOrig="360" w14:anchorId="3EFA947B">
          <v:shape id="_x0000_i1108" type="#_x0000_t75" style="width:54pt;height:18pt" o:ole="">
            <v:imagedata r:id="rId22" o:title=""/>
          </v:shape>
          <o:OLEObject Type="Embed" ProgID="Equation.DSMT4" ShapeID="_x0000_i1108" DrawAspect="Content" ObjectID="_1815398762" r:id="rId142"/>
        </w:object>
      </w:r>
      <w:r w:rsidRPr="004742FA">
        <w:rPr>
          <w:rFonts w:hint="eastAsia"/>
          <w:color w:val="000000" w:themeColor="text1"/>
          <w:sz w:val="28"/>
          <w:szCs w:val="28"/>
        </w:rPr>
        <w:t>分别代表最大池化层和平均池化层；</w:t>
      </w:r>
    </w:p>
    <w:p w14:paraId="2D55AFB1" w14:textId="1F959EE8"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通过标准卷积层和归一化层输出</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H</w:t>
      </w:r>
      <w:r w:rsidRPr="004742FA">
        <w:rPr>
          <w:rFonts w:hint="eastAsia"/>
          <w:color w:val="000000" w:themeColor="text1"/>
          <w:sz w:val="28"/>
          <w:szCs w:val="28"/>
        </w:rPr>
        <w:t>×</w:t>
      </w:r>
      <w:r w:rsidRPr="004742FA">
        <w:rPr>
          <w:rFonts w:hint="eastAsia"/>
          <w:color w:val="000000" w:themeColor="text1"/>
          <w:sz w:val="28"/>
          <w:szCs w:val="28"/>
        </w:rPr>
        <w:t>C)</w:t>
      </w:r>
      <w:r w:rsidRPr="004742FA">
        <w:rPr>
          <w:rFonts w:hint="eastAsia"/>
          <w:color w:val="000000" w:themeColor="text1"/>
          <w:sz w:val="28"/>
          <w:szCs w:val="28"/>
        </w:rPr>
        <w:t>；然后张量通过</w:t>
      </w:r>
      <w:r w:rsidRPr="004742FA">
        <w:rPr>
          <w:rFonts w:hint="eastAsia"/>
          <w:color w:val="000000" w:themeColor="text1"/>
          <w:sz w:val="28"/>
          <w:szCs w:val="28"/>
        </w:rPr>
        <w:t>Sigmoid</w:t>
      </w:r>
      <w:r w:rsidRPr="004742FA">
        <w:rPr>
          <w:rFonts w:hint="eastAsia"/>
          <w:color w:val="000000" w:themeColor="text1"/>
          <w:sz w:val="28"/>
          <w:szCs w:val="28"/>
        </w:rPr>
        <w:t>激活函数生成最终的应用于</w:t>
      </w:r>
      <w:r w:rsidRPr="004742FA">
        <w:rPr>
          <w:color w:val="000000" w:themeColor="text1"/>
          <w:position w:val="-12"/>
          <w:sz w:val="28"/>
          <w:szCs w:val="28"/>
        </w:rPr>
        <w:object w:dxaOrig="240" w:dyaOrig="360" w14:anchorId="2E1F015C">
          <v:shape id="_x0000_i1109" type="#_x0000_t75" style="width:12pt;height:18pt" o:ole="">
            <v:imagedata r:id="rId24" o:title=""/>
          </v:shape>
          <o:OLEObject Type="Embed" ProgID="Equation.DSMT4" ShapeID="_x0000_i1109" DrawAspect="Content" ObjectID="_1815398763" r:id="rId143"/>
        </w:object>
      </w:r>
      <w:r w:rsidRPr="004742FA">
        <w:rPr>
          <w:rFonts w:hint="eastAsia"/>
          <w:color w:val="000000" w:themeColor="text1"/>
          <w:sz w:val="28"/>
          <w:szCs w:val="28"/>
        </w:rPr>
        <w:t>的注意权值；最终，沿</w:t>
      </w:r>
      <w:r w:rsidRPr="004742FA">
        <w:rPr>
          <w:rFonts w:hint="eastAsia"/>
          <w:color w:val="000000" w:themeColor="text1"/>
          <w:sz w:val="28"/>
          <w:szCs w:val="28"/>
        </w:rPr>
        <w:t>H</w:t>
      </w:r>
      <w:r w:rsidRPr="004742FA">
        <w:rPr>
          <w:rFonts w:hint="eastAsia"/>
          <w:color w:val="000000" w:themeColor="text1"/>
          <w:sz w:val="28"/>
          <w:szCs w:val="28"/>
        </w:rPr>
        <w:t>轴顺时针旋转</w:t>
      </w:r>
      <w:r w:rsidRPr="004742FA">
        <w:rPr>
          <w:rFonts w:hint="eastAsia"/>
          <w:color w:val="000000" w:themeColor="text1"/>
          <w:sz w:val="28"/>
          <w:szCs w:val="28"/>
        </w:rPr>
        <w:t>90</w:t>
      </w:r>
      <w:r w:rsidRPr="004742FA">
        <w:rPr>
          <w:rFonts w:hint="eastAsia"/>
          <w:color w:val="000000" w:themeColor="text1"/>
          <w:sz w:val="28"/>
          <w:szCs w:val="28"/>
        </w:rPr>
        <w:t>度，保持特征张量的原始输入形状</w:t>
      </w:r>
      <w:r w:rsidR="00FF61A8" w:rsidRPr="004742FA">
        <w:rPr>
          <w:rFonts w:hint="eastAsia"/>
          <w:color w:val="000000" w:themeColor="text1"/>
          <w:sz w:val="28"/>
          <w:szCs w:val="28"/>
        </w:rPr>
        <w:t>。</w:t>
      </w:r>
    </w:p>
    <w:p w14:paraId="4B41D47E" w14:textId="35A1B595"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6.</w:t>
      </w:r>
      <w:r w:rsidRPr="004742FA">
        <w:rPr>
          <w:rFonts w:hint="eastAsia"/>
          <w:color w:val="000000" w:themeColor="text1"/>
          <w:sz w:val="28"/>
          <w:szCs w:val="28"/>
        </w:rPr>
        <w:t>根据权利要求</w:t>
      </w:r>
      <w:r w:rsidRPr="004742FA">
        <w:rPr>
          <w:rFonts w:hint="eastAsia"/>
          <w:color w:val="000000" w:themeColor="text1"/>
          <w:sz w:val="28"/>
          <w:szCs w:val="28"/>
        </w:rPr>
        <w:t>5</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rFonts w:hint="eastAsia"/>
          <w:color w:val="000000" w:themeColor="text1"/>
          <w:sz w:val="28"/>
          <w:szCs w:val="28"/>
        </w:rPr>
        <w:t>第二分支过程</w:t>
      </w:r>
      <w:r w:rsidRPr="004742FA">
        <w:rPr>
          <w:rFonts w:hint="eastAsia"/>
          <w:color w:val="000000" w:themeColor="text1"/>
          <w:sz w:val="28"/>
          <w:szCs w:val="28"/>
        </w:rPr>
        <w:t>中</w:t>
      </w:r>
      <w:r w:rsidR="00541645" w:rsidRPr="004742FA">
        <w:rPr>
          <w:rFonts w:hint="eastAsia"/>
          <w:color w:val="000000" w:themeColor="text1"/>
          <w:sz w:val="28"/>
          <w:szCs w:val="28"/>
        </w:rPr>
        <w:t>，</w:t>
      </w:r>
      <w:r w:rsidR="00541645" w:rsidRPr="004742FA">
        <w:rPr>
          <w:rFonts w:hint="eastAsia"/>
          <w:color w:val="000000" w:themeColor="text1"/>
          <w:sz w:val="28"/>
          <w:szCs w:val="28"/>
        </w:rPr>
        <w:t>Triplet Attention</w:t>
      </w:r>
      <w:r w:rsidR="00541645" w:rsidRPr="004742FA">
        <w:rPr>
          <w:rFonts w:hint="eastAsia"/>
          <w:color w:val="000000" w:themeColor="text1"/>
          <w:sz w:val="28"/>
          <w:szCs w:val="28"/>
        </w:rPr>
        <w:t>模块建立了通道维度</w:t>
      </w:r>
      <w:r w:rsidR="00541645" w:rsidRPr="004742FA">
        <w:rPr>
          <w:rFonts w:hint="eastAsia"/>
          <w:color w:val="000000" w:themeColor="text1"/>
          <w:sz w:val="28"/>
          <w:szCs w:val="28"/>
        </w:rPr>
        <w:t>C</w:t>
      </w:r>
      <w:r w:rsidR="00541645" w:rsidRPr="004742FA">
        <w:rPr>
          <w:rFonts w:hint="eastAsia"/>
          <w:color w:val="000000" w:themeColor="text1"/>
          <w:sz w:val="28"/>
          <w:szCs w:val="28"/>
        </w:rPr>
        <w:t>和空间维度宽度</w:t>
      </w:r>
      <w:r w:rsidR="00541645" w:rsidRPr="004742FA">
        <w:rPr>
          <w:rFonts w:hint="eastAsia"/>
          <w:color w:val="000000" w:themeColor="text1"/>
          <w:sz w:val="28"/>
          <w:szCs w:val="28"/>
        </w:rPr>
        <w:t>W</w:t>
      </w:r>
      <w:r w:rsidR="00541645" w:rsidRPr="004742FA">
        <w:rPr>
          <w:rFonts w:hint="eastAsia"/>
          <w:color w:val="000000" w:themeColor="text1"/>
          <w:sz w:val="28"/>
          <w:szCs w:val="28"/>
        </w:rPr>
        <w:t>之间的相互作用；输入张量</w:t>
      </w:r>
      <w:r w:rsidR="00541645" w:rsidRPr="004742FA">
        <w:rPr>
          <w:color w:val="000000" w:themeColor="text1"/>
          <w:position w:val="-6"/>
          <w:sz w:val="28"/>
          <w:szCs w:val="28"/>
        </w:rPr>
        <w:object w:dxaOrig="200" w:dyaOrig="220" w14:anchorId="7683F59E">
          <v:shape id="_x0000_i1110" type="#_x0000_t75" style="width:12pt;height:12pt" o:ole="">
            <v:imagedata r:id="rId8" o:title=""/>
          </v:shape>
          <o:OLEObject Type="Embed" ProgID="Equation.DSMT4" ShapeID="_x0000_i1110" DrawAspect="Content" ObjectID="_1815398764" r:id="rId144"/>
        </w:object>
      </w:r>
      <w:r w:rsidR="00541645" w:rsidRPr="004742FA">
        <w:rPr>
          <w:rFonts w:hint="eastAsia"/>
          <w:color w:val="000000" w:themeColor="text1"/>
          <w:sz w:val="28"/>
          <w:szCs w:val="28"/>
        </w:rPr>
        <w:t>沿</w:t>
      </w:r>
      <w:r w:rsidR="00541645" w:rsidRPr="004742FA">
        <w:rPr>
          <w:rFonts w:hint="eastAsia"/>
          <w:color w:val="000000" w:themeColor="text1"/>
          <w:sz w:val="28"/>
          <w:szCs w:val="28"/>
        </w:rPr>
        <w:t>W</w:t>
      </w:r>
      <w:r w:rsidR="00541645" w:rsidRPr="004742FA">
        <w:rPr>
          <w:rFonts w:hint="eastAsia"/>
          <w:color w:val="000000" w:themeColor="text1"/>
          <w:sz w:val="28"/>
          <w:szCs w:val="28"/>
        </w:rPr>
        <w:t>轴逆时针旋转</w:t>
      </w:r>
      <w:r w:rsidR="00541645" w:rsidRPr="004742FA">
        <w:rPr>
          <w:rFonts w:hint="eastAsia"/>
          <w:color w:val="000000" w:themeColor="text1"/>
          <w:sz w:val="28"/>
          <w:szCs w:val="28"/>
        </w:rPr>
        <w:t>90</w:t>
      </w:r>
      <w:r w:rsidR="00541645" w:rsidRPr="004742FA">
        <w:rPr>
          <w:rFonts w:hint="eastAsia"/>
          <w:color w:val="000000" w:themeColor="text1"/>
          <w:sz w:val="28"/>
          <w:szCs w:val="28"/>
        </w:rPr>
        <w:t>°得到</w:t>
      </w:r>
      <w:r w:rsidR="00541645" w:rsidRPr="004742FA">
        <w:rPr>
          <w:rFonts w:hint="eastAsia"/>
          <w:position w:val="-12"/>
        </w:rPr>
        <w:object w:dxaOrig="260" w:dyaOrig="360" w14:anchorId="3F72AE60">
          <v:shape id="_x0000_i1111" type="#_x0000_t75" style="width:12.75pt;height:18pt" o:ole="">
            <v:imagedata r:id="rId27" o:title=""/>
          </v:shape>
          <o:OLEObject Type="Embed" ProgID="Equation.DSMT4" ShapeID="_x0000_i1111" DrawAspect="Content" ObjectID="_1815398765" r:id="rId145"/>
        </w:object>
      </w:r>
      <w:r w:rsidR="00541645" w:rsidRPr="004742FA">
        <w:rPr>
          <w:rFonts w:hint="eastAsia"/>
          <w:color w:val="000000" w:themeColor="text1"/>
          <w:sz w:val="28"/>
          <w:szCs w:val="28"/>
        </w:rPr>
        <w:t>，又通过</w:t>
      </w:r>
      <w:r w:rsidR="00541645" w:rsidRPr="004742FA">
        <w:rPr>
          <w:rFonts w:hint="eastAsia"/>
          <w:color w:val="000000" w:themeColor="text1"/>
          <w:sz w:val="28"/>
          <w:szCs w:val="28"/>
        </w:rPr>
        <w:t>Z-pool</w:t>
      </w:r>
      <w:r w:rsidR="00541645" w:rsidRPr="004742FA">
        <w:rPr>
          <w:rFonts w:hint="eastAsia"/>
          <w:color w:val="000000" w:themeColor="text1"/>
          <w:sz w:val="28"/>
          <w:szCs w:val="28"/>
        </w:rPr>
        <w:t>变为</w:t>
      </w:r>
      <w:r w:rsidR="00541645" w:rsidRPr="004742FA">
        <w:rPr>
          <w:color w:val="000000" w:themeColor="text1"/>
          <w:position w:val="-12"/>
          <w:sz w:val="28"/>
          <w:szCs w:val="28"/>
        </w:rPr>
        <w:object w:dxaOrig="260" w:dyaOrig="380" w14:anchorId="2D987C02">
          <v:shape id="_x0000_i1112" type="#_x0000_t75" style="width:12pt;height:18pt" o:ole="">
            <v:imagedata r:id="rId29" o:title=""/>
          </v:shape>
          <o:OLEObject Type="Embed" ProgID="Equation.DSMT4" ShapeID="_x0000_i1112" DrawAspect="Content" ObjectID="_1815398766" r:id="rId146"/>
        </w:object>
      </w:r>
      <w:r w:rsidR="00541645" w:rsidRPr="004742FA">
        <w:rPr>
          <w:rFonts w:hint="eastAsia"/>
          <w:color w:val="000000" w:themeColor="text1"/>
          <w:sz w:val="28"/>
          <w:szCs w:val="28"/>
        </w:rPr>
        <w:t>，</w:t>
      </w:r>
      <w:r w:rsidR="00541645" w:rsidRPr="004742FA">
        <w:rPr>
          <w:rFonts w:hint="eastAsia"/>
          <w:color w:val="000000" w:themeColor="text1"/>
          <w:sz w:val="28"/>
          <w:szCs w:val="28"/>
        </w:rPr>
        <w:t>Z-pool</w:t>
      </w:r>
      <w:r w:rsidR="00541645" w:rsidRPr="004742FA">
        <w:rPr>
          <w:rFonts w:hint="eastAsia"/>
          <w:color w:val="000000" w:themeColor="text1"/>
          <w:sz w:val="28"/>
          <w:szCs w:val="28"/>
        </w:rPr>
        <w:t>层将张量维度</w:t>
      </w:r>
      <w:r w:rsidR="00541645" w:rsidRPr="004742FA">
        <w:rPr>
          <w:rFonts w:hint="eastAsia"/>
          <w:color w:val="000000" w:themeColor="text1"/>
          <w:sz w:val="28"/>
          <w:szCs w:val="28"/>
        </w:rPr>
        <w:t>H</w:t>
      </w:r>
      <w:r w:rsidR="00541645" w:rsidRPr="004742FA">
        <w:rPr>
          <w:rFonts w:hint="eastAsia"/>
          <w:color w:val="000000" w:themeColor="text1"/>
          <w:sz w:val="28"/>
          <w:szCs w:val="28"/>
        </w:rPr>
        <w:t>减少为</w:t>
      </w:r>
      <w:r w:rsidR="00541645" w:rsidRPr="004742FA">
        <w:rPr>
          <w:rFonts w:hint="eastAsia"/>
          <w:color w:val="000000" w:themeColor="text1"/>
          <w:sz w:val="28"/>
          <w:szCs w:val="28"/>
        </w:rPr>
        <w:t>2</w:t>
      </w:r>
      <w:r w:rsidR="00541645" w:rsidRPr="004742FA">
        <w:rPr>
          <w:rFonts w:hint="eastAsia"/>
          <w:color w:val="000000" w:themeColor="text1"/>
          <w:sz w:val="28"/>
          <w:szCs w:val="28"/>
        </w:rPr>
        <w:t>，以获得通过张量的平均合并和最大合并特征；通过标准卷积层和归一化层输出</w:t>
      </w:r>
      <w:r w:rsidR="00541645" w:rsidRPr="004742FA">
        <w:rPr>
          <w:rFonts w:hint="eastAsia"/>
          <w:color w:val="000000" w:themeColor="text1"/>
          <w:sz w:val="28"/>
          <w:szCs w:val="28"/>
        </w:rPr>
        <w:t>(1</w:t>
      </w:r>
      <w:r w:rsidR="00541645" w:rsidRPr="004742FA">
        <w:rPr>
          <w:rFonts w:hint="eastAsia"/>
          <w:color w:val="000000" w:themeColor="text1"/>
          <w:sz w:val="28"/>
          <w:szCs w:val="28"/>
        </w:rPr>
        <w:t>×</w:t>
      </w:r>
      <w:r w:rsidR="00541645" w:rsidRPr="004742FA">
        <w:rPr>
          <w:rFonts w:hint="eastAsia"/>
          <w:color w:val="000000" w:themeColor="text1"/>
          <w:sz w:val="28"/>
          <w:szCs w:val="28"/>
        </w:rPr>
        <w:t>C</w:t>
      </w:r>
      <w:r w:rsidR="00541645" w:rsidRPr="004742FA">
        <w:rPr>
          <w:rFonts w:hint="eastAsia"/>
          <w:color w:val="000000" w:themeColor="text1"/>
          <w:sz w:val="28"/>
          <w:szCs w:val="28"/>
        </w:rPr>
        <w:t>×</w:t>
      </w:r>
      <w:r w:rsidR="00541645" w:rsidRPr="004742FA">
        <w:rPr>
          <w:rFonts w:hint="eastAsia"/>
          <w:color w:val="000000" w:themeColor="text1"/>
          <w:sz w:val="28"/>
          <w:szCs w:val="28"/>
        </w:rPr>
        <w:t>W)</w:t>
      </w:r>
      <w:r w:rsidR="00541645" w:rsidRPr="004742FA">
        <w:rPr>
          <w:rFonts w:hint="eastAsia"/>
          <w:color w:val="000000" w:themeColor="text1"/>
          <w:sz w:val="28"/>
          <w:szCs w:val="28"/>
        </w:rPr>
        <w:t>；然后张量通过</w:t>
      </w:r>
      <w:r w:rsidR="00541645" w:rsidRPr="004742FA">
        <w:rPr>
          <w:rFonts w:hint="eastAsia"/>
          <w:color w:val="000000" w:themeColor="text1"/>
          <w:sz w:val="28"/>
          <w:szCs w:val="28"/>
        </w:rPr>
        <w:t>Sigmoid</w:t>
      </w:r>
      <w:r w:rsidR="00541645" w:rsidRPr="004742FA">
        <w:rPr>
          <w:rFonts w:hint="eastAsia"/>
          <w:color w:val="000000" w:themeColor="text1"/>
          <w:sz w:val="28"/>
          <w:szCs w:val="28"/>
        </w:rPr>
        <w:t>激活函数生成最终的应用于</w:t>
      </w:r>
      <w:r w:rsidR="00541645" w:rsidRPr="004742FA">
        <w:rPr>
          <w:color w:val="000000" w:themeColor="text1"/>
          <w:position w:val="-12"/>
          <w:sz w:val="28"/>
          <w:szCs w:val="28"/>
        </w:rPr>
        <w:object w:dxaOrig="260" w:dyaOrig="360" w14:anchorId="4DDA181E">
          <v:shape id="_x0000_i1113" type="#_x0000_t75" style="width:12.75pt;height:18pt" o:ole="">
            <v:imagedata r:id="rId31" o:title=""/>
          </v:shape>
          <o:OLEObject Type="Embed" ProgID="Equation.DSMT4" ShapeID="_x0000_i1113" DrawAspect="Content" ObjectID="_1815398767" r:id="rId147"/>
        </w:object>
      </w:r>
      <w:r w:rsidR="00541645" w:rsidRPr="004742FA">
        <w:rPr>
          <w:rFonts w:hint="eastAsia"/>
          <w:color w:val="000000" w:themeColor="text1"/>
          <w:sz w:val="28"/>
          <w:szCs w:val="28"/>
        </w:rPr>
        <w:t>的注意权值</w:t>
      </w:r>
      <w:r w:rsidRPr="004742FA">
        <w:rPr>
          <w:rFonts w:hint="eastAsia"/>
          <w:color w:val="000000" w:themeColor="text1"/>
          <w:sz w:val="28"/>
          <w:szCs w:val="28"/>
        </w:rPr>
        <w:t>，</w:t>
      </w:r>
      <w:r w:rsidR="00541645" w:rsidRPr="004742FA">
        <w:rPr>
          <w:rFonts w:hint="eastAsia"/>
          <w:color w:val="000000" w:themeColor="text1"/>
          <w:sz w:val="28"/>
          <w:szCs w:val="28"/>
        </w:rPr>
        <w:t>最终，沿</w:t>
      </w:r>
      <w:r w:rsidR="00541645" w:rsidRPr="004742FA">
        <w:rPr>
          <w:rFonts w:hint="eastAsia"/>
          <w:color w:val="000000" w:themeColor="text1"/>
          <w:sz w:val="28"/>
          <w:szCs w:val="28"/>
        </w:rPr>
        <w:t>W</w:t>
      </w:r>
      <w:r w:rsidR="00541645" w:rsidRPr="004742FA">
        <w:rPr>
          <w:rFonts w:hint="eastAsia"/>
          <w:color w:val="000000" w:themeColor="text1"/>
          <w:sz w:val="28"/>
          <w:szCs w:val="28"/>
        </w:rPr>
        <w:t>轴顺时针旋转</w:t>
      </w:r>
      <w:r w:rsidR="00541645" w:rsidRPr="004742FA">
        <w:rPr>
          <w:rFonts w:hint="eastAsia"/>
          <w:color w:val="000000" w:themeColor="text1"/>
          <w:sz w:val="28"/>
          <w:szCs w:val="28"/>
        </w:rPr>
        <w:t>90</w:t>
      </w:r>
      <w:r w:rsidR="00541645" w:rsidRPr="004742FA">
        <w:rPr>
          <w:rFonts w:hint="eastAsia"/>
          <w:color w:val="000000" w:themeColor="text1"/>
          <w:sz w:val="28"/>
          <w:szCs w:val="28"/>
        </w:rPr>
        <w:t>度，保持特征张量的原始输入形状</w:t>
      </w:r>
      <w:r w:rsidRPr="004742FA">
        <w:rPr>
          <w:rFonts w:hint="eastAsia"/>
          <w:color w:val="000000" w:themeColor="text1"/>
          <w:sz w:val="28"/>
          <w:szCs w:val="28"/>
        </w:rPr>
        <w:t>。</w:t>
      </w:r>
    </w:p>
    <w:p w14:paraId="3781D2A5" w14:textId="1760CBF4"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7.</w:t>
      </w:r>
      <w:r w:rsidRPr="004742FA">
        <w:rPr>
          <w:rFonts w:hint="eastAsia"/>
          <w:color w:val="000000" w:themeColor="text1"/>
          <w:sz w:val="28"/>
          <w:szCs w:val="28"/>
        </w:rPr>
        <w:t>根据权利要求</w:t>
      </w:r>
      <w:r w:rsidRPr="004742FA">
        <w:rPr>
          <w:rFonts w:hint="eastAsia"/>
          <w:color w:val="000000" w:themeColor="text1"/>
          <w:sz w:val="28"/>
          <w:szCs w:val="28"/>
        </w:rPr>
        <w:t>6</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rFonts w:hint="eastAsia"/>
          <w:color w:val="000000" w:themeColor="text1"/>
          <w:sz w:val="28"/>
          <w:szCs w:val="28"/>
        </w:rPr>
        <w:t>在第三分支中，</w:t>
      </w:r>
      <w:r w:rsidR="00541645" w:rsidRPr="004742FA">
        <w:rPr>
          <w:rFonts w:hint="eastAsia"/>
          <w:color w:val="000000" w:themeColor="text1"/>
          <w:sz w:val="28"/>
          <w:szCs w:val="28"/>
        </w:rPr>
        <w:t>Triplet Attention</w:t>
      </w:r>
      <w:r w:rsidR="00541645" w:rsidRPr="004742FA">
        <w:rPr>
          <w:rFonts w:hint="eastAsia"/>
          <w:color w:val="000000" w:themeColor="text1"/>
          <w:sz w:val="28"/>
          <w:szCs w:val="28"/>
        </w:rPr>
        <w:t>模块建立了空间维度高度</w:t>
      </w:r>
      <w:r w:rsidR="00541645" w:rsidRPr="004742FA">
        <w:rPr>
          <w:rFonts w:hint="eastAsia"/>
          <w:color w:val="000000" w:themeColor="text1"/>
          <w:sz w:val="28"/>
          <w:szCs w:val="28"/>
        </w:rPr>
        <w:t>H</w:t>
      </w:r>
      <w:r w:rsidR="00541645" w:rsidRPr="004742FA">
        <w:rPr>
          <w:rFonts w:hint="eastAsia"/>
          <w:color w:val="000000" w:themeColor="text1"/>
          <w:sz w:val="28"/>
          <w:szCs w:val="28"/>
        </w:rPr>
        <w:t>和空间维度宽度</w:t>
      </w:r>
      <w:r w:rsidR="00541645" w:rsidRPr="004742FA">
        <w:rPr>
          <w:rFonts w:hint="eastAsia"/>
          <w:color w:val="000000" w:themeColor="text1"/>
          <w:sz w:val="28"/>
          <w:szCs w:val="28"/>
        </w:rPr>
        <w:t>W</w:t>
      </w:r>
      <w:r w:rsidR="00541645" w:rsidRPr="004742FA">
        <w:rPr>
          <w:rFonts w:hint="eastAsia"/>
          <w:color w:val="000000" w:themeColor="text1"/>
          <w:sz w:val="28"/>
          <w:szCs w:val="28"/>
        </w:rPr>
        <w:t>之间的相互作用；输入张量</w:t>
      </w:r>
      <w:r w:rsidR="00541645" w:rsidRPr="004742FA">
        <w:rPr>
          <w:color w:val="000000" w:themeColor="text1"/>
          <w:position w:val="-6"/>
          <w:sz w:val="28"/>
          <w:szCs w:val="28"/>
        </w:rPr>
        <w:object w:dxaOrig="200" w:dyaOrig="220" w14:anchorId="42DC0400">
          <v:shape id="_x0000_i1114" type="#_x0000_t75" style="width:12pt;height:12pt" o:ole="">
            <v:imagedata r:id="rId8" o:title=""/>
          </v:shape>
          <o:OLEObject Type="Embed" ProgID="Equation.DSMT4" ShapeID="_x0000_i1114" DrawAspect="Content" ObjectID="_1815398768" r:id="rId148"/>
        </w:object>
      </w:r>
      <w:r w:rsidR="00541645" w:rsidRPr="004742FA">
        <w:rPr>
          <w:rFonts w:hint="eastAsia"/>
          <w:color w:val="000000" w:themeColor="text1"/>
          <w:sz w:val="28"/>
          <w:szCs w:val="28"/>
        </w:rPr>
        <w:t>通过</w:t>
      </w:r>
      <w:r w:rsidR="00541645" w:rsidRPr="004742FA">
        <w:rPr>
          <w:rFonts w:hint="eastAsia"/>
          <w:color w:val="000000" w:themeColor="text1"/>
          <w:sz w:val="28"/>
          <w:szCs w:val="28"/>
        </w:rPr>
        <w:t>Z-pool</w:t>
      </w:r>
      <w:r w:rsidR="00541645" w:rsidRPr="004742FA">
        <w:rPr>
          <w:rFonts w:hint="eastAsia"/>
          <w:color w:val="000000" w:themeColor="text1"/>
          <w:sz w:val="28"/>
          <w:szCs w:val="28"/>
        </w:rPr>
        <w:t>变为</w:t>
      </w:r>
      <w:r w:rsidR="00541645" w:rsidRPr="004742FA">
        <w:rPr>
          <w:color w:val="000000" w:themeColor="text1"/>
          <w:position w:val="-12"/>
          <w:sz w:val="28"/>
          <w:szCs w:val="28"/>
        </w:rPr>
        <w:object w:dxaOrig="260" w:dyaOrig="380" w14:anchorId="0D924A52">
          <v:shape id="_x0000_i1115" type="#_x0000_t75" style="width:12pt;height:18pt" o:ole="">
            <v:imagedata r:id="rId34" o:title=""/>
          </v:shape>
          <o:OLEObject Type="Embed" ProgID="Equation.DSMT4" ShapeID="_x0000_i1115" DrawAspect="Content" ObjectID="_1815398769" r:id="rId149"/>
        </w:object>
      </w:r>
      <w:r w:rsidR="00541645" w:rsidRPr="004742FA">
        <w:rPr>
          <w:rFonts w:hint="eastAsia"/>
          <w:color w:val="000000" w:themeColor="text1"/>
          <w:sz w:val="28"/>
          <w:szCs w:val="28"/>
        </w:rPr>
        <w:t>，</w:t>
      </w:r>
      <w:r w:rsidR="00541645" w:rsidRPr="004742FA">
        <w:rPr>
          <w:rFonts w:hint="eastAsia"/>
          <w:color w:val="000000" w:themeColor="text1"/>
          <w:sz w:val="28"/>
          <w:szCs w:val="28"/>
        </w:rPr>
        <w:t>Z-pool</w:t>
      </w:r>
      <w:r w:rsidR="00541645" w:rsidRPr="004742FA">
        <w:rPr>
          <w:rFonts w:hint="eastAsia"/>
          <w:color w:val="000000" w:themeColor="text1"/>
          <w:sz w:val="28"/>
          <w:szCs w:val="28"/>
        </w:rPr>
        <w:t>层将张量维</w:t>
      </w:r>
      <w:r w:rsidR="00541645" w:rsidRPr="004742FA">
        <w:rPr>
          <w:rFonts w:hint="eastAsia"/>
          <w:color w:val="000000" w:themeColor="text1"/>
          <w:sz w:val="28"/>
          <w:szCs w:val="28"/>
        </w:rPr>
        <w:t>C</w:t>
      </w:r>
      <w:r w:rsidR="00541645" w:rsidRPr="004742FA">
        <w:rPr>
          <w:rFonts w:hint="eastAsia"/>
          <w:color w:val="000000" w:themeColor="text1"/>
          <w:sz w:val="28"/>
          <w:szCs w:val="28"/>
        </w:rPr>
        <w:t>减少为</w:t>
      </w:r>
      <w:r w:rsidR="00541645" w:rsidRPr="004742FA">
        <w:rPr>
          <w:rFonts w:hint="eastAsia"/>
          <w:color w:val="000000" w:themeColor="text1"/>
          <w:sz w:val="28"/>
          <w:szCs w:val="28"/>
        </w:rPr>
        <w:t>2</w:t>
      </w:r>
      <w:r w:rsidR="00541645" w:rsidRPr="004742FA">
        <w:rPr>
          <w:rFonts w:hint="eastAsia"/>
          <w:color w:val="000000" w:themeColor="text1"/>
          <w:sz w:val="28"/>
          <w:szCs w:val="28"/>
        </w:rPr>
        <w:t>，以获得通过张量的平均合并和最大合并特征；通过标准卷积层和归一化层输出</w:t>
      </w:r>
      <w:r w:rsidR="00541645" w:rsidRPr="004742FA">
        <w:rPr>
          <w:rFonts w:hint="eastAsia"/>
          <w:color w:val="000000" w:themeColor="text1"/>
          <w:sz w:val="28"/>
          <w:szCs w:val="28"/>
        </w:rPr>
        <w:t>(1</w:t>
      </w:r>
      <w:r w:rsidR="00541645" w:rsidRPr="004742FA">
        <w:rPr>
          <w:rFonts w:hint="eastAsia"/>
          <w:color w:val="000000" w:themeColor="text1"/>
          <w:sz w:val="28"/>
          <w:szCs w:val="28"/>
        </w:rPr>
        <w:t>×</w:t>
      </w:r>
      <w:r w:rsidR="00541645" w:rsidRPr="004742FA">
        <w:rPr>
          <w:rFonts w:hint="eastAsia"/>
          <w:color w:val="000000" w:themeColor="text1"/>
          <w:sz w:val="28"/>
          <w:szCs w:val="28"/>
        </w:rPr>
        <w:t>H</w:t>
      </w:r>
      <w:r w:rsidR="00541645" w:rsidRPr="004742FA">
        <w:rPr>
          <w:rFonts w:hint="eastAsia"/>
          <w:color w:val="000000" w:themeColor="text1"/>
          <w:sz w:val="28"/>
          <w:szCs w:val="28"/>
        </w:rPr>
        <w:t>×</w:t>
      </w:r>
      <w:r w:rsidR="00541645" w:rsidRPr="004742FA">
        <w:rPr>
          <w:rFonts w:hint="eastAsia"/>
          <w:color w:val="000000" w:themeColor="text1"/>
          <w:sz w:val="28"/>
          <w:szCs w:val="28"/>
        </w:rPr>
        <w:t>W)</w:t>
      </w:r>
      <w:r w:rsidR="00541645" w:rsidRPr="004742FA">
        <w:rPr>
          <w:rFonts w:hint="eastAsia"/>
          <w:color w:val="000000" w:themeColor="text1"/>
          <w:sz w:val="28"/>
          <w:szCs w:val="28"/>
        </w:rPr>
        <w:t>；然后张量通过</w:t>
      </w:r>
      <w:r w:rsidR="00541645" w:rsidRPr="004742FA">
        <w:rPr>
          <w:rFonts w:hint="eastAsia"/>
          <w:color w:val="000000" w:themeColor="text1"/>
          <w:sz w:val="28"/>
          <w:szCs w:val="28"/>
        </w:rPr>
        <w:t>Sigmoid</w:t>
      </w:r>
      <w:r w:rsidR="00541645" w:rsidRPr="004742FA">
        <w:rPr>
          <w:rFonts w:hint="eastAsia"/>
          <w:color w:val="000000" w:themeColor="text1"/>
          <w:sz w:val="28"/>
          <w:szCs w:val="28"/>
        </w:rPr>
        <w:t>激活函数生成最终的应用于</w:t>
      </w:r>
      <w:r w:rsidR="00541645" w:rsidRPr="004742FA">
        <w:rPr>
          <w:color w:val="000000" w:themeColor="text1"/>
          <w:position w:val="-12"/>
          <w:sz w:val="28"/>
          <w:szCs w:val="28"/>
        </w:rPr>
        <w:object w:dxaOrig="260" w:dyaOrig="360" w14:anchorId="4039E8DB">
          <v:shape id="_x0000_i1116" type="#_x0000_t75" style="width:12.75pt;height:18pt" o:ole="">
            <v:imagedata r:id="rId36" o:title=""/>
          </v:shape>
          <o:OLEObject Type="Embed" ProgID="Equation.DSMT4" ShapeID="_x0000_i1116" DrawAspect="Content" ObjectID="_1815398770" r:id="rId150"/>
        </w:object>
      </w:r>
      <w:r w:rsidR="00541645" w:rsidRPr="004742FA">
        <w:rPr>
          <w:rFonts w:hint="eastAsia"/>
          <w:color w:val="000000" w:themeColor="text1"/>
          <w:sz w:val="28"/>
          <w:szCs w:val="28"/>
        </w:rPr>
        <w:t>的注意权值；经过三个分支最终得到三重注意特征张量</w:t>
      </w:r>
      <w:r w:rsidR="00541645" w:rsidRPr="004742FA">
        <w:rPr>
          <w:color w:val="000000" w:themeColor="text1"/>
          <w:position w:val="-10"/>
          <w:sz w:val="28"/>
          <w:szCs w:val="28"/>
        </w:rPr>
        <w:object w:dxaOrig="220" w:dyaOrig="260" w14:anchorId="08A6F4D3">
          <v:shape id="_x0000_i1117" type="#_x0000_t75" style="width:12pt;height:12pt" o:ole="">
            <v:imagedata r:id="rId38" o:title=""/>
          </v:shape>
          <o:OLEObject Type="Embed" ProgID="Equation.DSMT4" ShapeID="_x0000_i1117" DrawAspect="Content" ObjectID="_1815398771" r:id="rId151"/>
        </w:object>
      </w:r>
      <w:r w:rsidR="00541645" w:rsidRPr="004742FA">
        <w:rPr>
          <w:rFonts w:hint="eastAsia"/>
          <w:color w:val="000000" w:themeColor="text1"/>
          <w:sz w:val="28"/>
          <w:szCs w:val="28"/>
        </w:rPr>
        <w:t>，具体计算公式如下：</w:t>
      </w:r>
    </w:p>
    <w:p w14:paraId="0A7ADADD" w14:textId="77777777" w:rsidR="00541645" w:rsidRPr="004742FA" w:rsidRDefault="00541645" w:rsidP="004742FA">
      <w:pPr>
        <w:pStyle w:val="ab"/>
        <w:adjustRightInd w:val="0"/>
        <w:snapToGrid w:val="0"/>
        <w:spacing w:line="360" w:lineRule="auto"/>
        <w:ind w:firstLine="560"/>
        <w:jc w:val="center"/>
        <w:rPr>
          <w:color w:val="000000" w:themeColor="text1"/>
          <w:sz w:val="28"/>
          <w:szCs w:val="28"/>
        </w:rPr>
      </w:pPr>
      <w:r w:rsidRPr="004742FA">
        <w:rPr>
          <w:rFonts w:hint="eastAsia"/>
          <w:color w:val="000000" w:themeColor="text1"/>
          <w:position w:val="-24"/>
          <w:sz w:val="28"/>
          <w:szCs w:val="28"/>
        </w:rPr>
        <w:object w:dxaOrig="4860" w:dyaOrig="620" w14:anchorId="080AFF46">
          <v:shape id="_x0000_i1118" type="#_x0000_t75" style="width:246pt;height:30pt" o:ole="">
            <v:imagedata r:id="rId40" o:title=""/>
          </v:shape>
          <o:OLEObject Type="Embed" ProgID="Equation.DSMT4" ShapeID="_x0000_i1118" DrawAspect="Content" ObjectID="_1815398772" r:id="rId152"/>
        </w:object>
      </w:r>
    </w:p>
    <w:p w14:paraId="262AF860" w14:textId="7777777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式中</w:t>
      </w:r>
      <w:r w:rsidRPr="004742FA">
        <w:rPr>
          <w:color w:val="000000" w:themeColor="text1"/>
          <w:position w:val="-12"/>
          <w:sz w:val="28"/>
          <w:szCs w:val="28"/>
        </w:rPr>
        <w:object w:dxaOrig="639" w:dyaOrig="360" w14:anchorId="28EFD1E2">
          <v:shape id="_x0000_i1119" type="#_x0000_t75" style="width:30pt;height:18pt" o:ole="">
            <v:imagedata r:id="rId42" o:title=""/>
          </v:shape>
          <o:OLEObject Type="Embed" ProgID="Equation.DSMT4" ShapeID="_x0000_i1119" DrawAspect="Content" ObjectID="_1815398773" r:id="rId153"/>
        </w:object>
      </w:r>
      <w:r w:rsidRPr="004742FA">
        <w:rPr>
          <w:rFonts w:hint="eastAsia"/>
          <w:color w:val="000000" w:themeColor="text1"/>
          <w:sz w:val="28"/>
          <w:szCs w:val="28"/>
        </w:rPr>
        <w:t>分别表示第一分支、第二分支的旋转操作，</w:t>
      </w:r>
      <w:r w:rsidRPr="004742FA">
        <w:rPr>
          <w:color w:val="000000" w:themeColor="text1"/>
          <w:position w:val="-12"/>
          <w:sz w:val="28"/>
          <w:szCs w:val="28"/>
        </w:rPr>
        <w:object w:dxaOrig="1260" w:dyaOrig="360" w14:anchorId="1353A073">
          <v:shape id="_x0000_i1120" type="#_x0000_t75" style="width:66pt;height:18pt" o:ole="">
            <v:imagedata r:id="rId44" o:title=""/>
          </v:shape>
          <o:OLEObject Type="Embed" ProgID="Equation.DSMT4" ShapeID="_x0000_i1120" DrawAspect="Content" ObjectID="_1815398774" r:id="rId154"/>
        </w:object>
      </w:r>
      <w:r w:rsidRPr="004742FA">
        <w:rPr>
          <w:rFonts w:hint="eastAsia"/>
          <w:color w:val="000000" w:themeColor="text1"/>
          <w:sz w:val="28"/>
          <w:szCs w:val="28"/>
        </w:rPr>
        <w:t>分别表示三个分支的卷积层，</w:t>
      </w:r>
      <w:r w:rsidRPr="004742FA">
        <w:rPr>
          <w:color w:val="000000" w:themeColor="text1"/>
          <w:position w:val="-14"/>
          <w:sz w:val="28"/>
          <w:szCs w:val="28"/>
        </w:rPr>
        <w:object w:dxaOrig="520" w:dyaOrig="400" w14:anchorId="0A3F0AFC">
          <v:shape id="_x0000_i1121" type="#_x0000_t75" style="width:24pt;height:18pt" o:ole="">
            <v:imagedata r:id="rId46" o:title=""/>
          </v:shape>
          <o:OLEObject Type="Embed" ProgID="Equation.DSMT4" ShapeID="_x0000_i1121" DrawAspect="Content" ObjectID="_1815398775" r:id="rId155"/>
        </w:object>
      </w:r>
      <w:r w:rsidRPr="004742FA">
        <w:rPr>
          <w:rFonts w:hint="eastAsia"/>
          <w:color w:val="000000" w:themeColor="text1"/>
          <w:sz w:val="28"/>
          <w:szCs w:val="28"/>
        </w:rPr>
        <w:t>表示</w:t>
      </w:r>
      <w:r w:rsidRPr="004742FA">
        <w:rPr>
          <w:rFonts w:hint="eastAsia"/>
          <w:color w:val="000000" w:themeColor="text1"/>
          <w:sz w:val="28"/>
          <w:szCs w:val="28"/>
        </w:rPr>
        <w:t>sigmoid</w:t>
      </w:r>
      <w:r w:rsidRPr="004742FA">
        <w:rPr>
          <w:rFonts w:hint="eastAsia"/>
          <w:color w:val="000000" w:themeColor="text1"/>
          <w:sz w:val="28"/>
          <w:szCs w:val="28"/>
        </w:rPr>
        <w:t>激活函数，</w:t>
      </w:r>
      <w:r w:rsidRPr="004742FA">
        <w:rPr>
          <w:color w:val="000000" w:themeColor="text1"/>
          <w:position w:val="-12"/>
          <w:sz w:val="28"/>
          <w:szCs w:val="28"/>
        </w:rPr>
        <w:object w:dxaOrig="260" w:dyaOrig="380" w14:anchorId="2F9529A8">
          <v:shape id="_x0000_i1122" type="#_x0000_t75" style="width:12pt;height:18pt" o:ole="">
            <v:imagedata r:id="rId14" o:title=""/>
          </v:shape>
          <o:OLEObject Type="Embed" ProgID="Equation.DSMT4" ShapeID="_x0000_i1122" DrawAspect="Content" ObjectID="_1815398776" r:id="rId156"/>
        </w:object>
      </w:r>
      <w:r w:rsidRPr="004742FA">
        <w:rPr>
          <w:rFonts w:hint="eastAsia"/>
          <w:color w:val="000000" w:themeColor="text1"/>
          <w:sz w:val="28"/>
          <w:szCs w:val="28"/>
        </w:rPr>
        <w:t>为第一条分支经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80" w14:anchorId="086BF025">
          <v:shape id="_x0000_i1123" type="#_x0000_t75" style="width:12pt;height:18pt" o:ole="">
            <v:imagedata r:id="rId49" o:title=""/>
          </v:shape>
          <o:OLEObject Type="Embed" ProgID="Equation.DSMT4" ShapeID="_x0000_i1123" DrawAspect="Content" ObjectID="_1815398777" r:id="rId157"/>
        </w:object>
      </w:r>
      <w:r w:rsidRPr="004742FA">
        <w:rPr>
          <w:rFonts w:hint="eastAsia"/>
          <w:color w:val="000000" w:themeColor="text1"/>
          <w:sz w:val="28"/>
          <w:szCs w:val="28"/>
        </w:rPr>
        <w:t>为第二条分支经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12"/>
          <w:sz w:val="28"/>
          <w:szCs w:val="28"/>
        </w:rPr>
        <w:object w:dxaOrig="260" w:dyaOrig="360" w14:anchorId="2FE87450">
          <v:shape id="_x0000_i1124" type="#_x0000_t75" style="width:12pt;height:18pt" o:ole="">
            <v:imagedata r:id="rId51" o:title=""/>
          </v:shape>
          <o:OLEObject Type="Embed" ProgID="Equation.DSMT4" ShapeID="_x0000_i1124" DrawAspect="Content" ObjectID="_1815398778" r:id="rId158"/>
        </w:object>
      </w:r>
      <w:r w:rsidRPr="004742FA">
        <w:rPr>
          <w:rFonts w:hint="eastAsia"/>
          <w:color w:val="000000" w:themeColor="text1"/>
          <w:sz w:val="28"/>
          <w:szCs w:val="28"/>
        </w:rPr>
        <w:t>为第三条分支经</w:t>
      </w:r>
      <w:r w:rsidRPr="004742FA">
        <w:rPr>
          <w:color w:val="000000" w:themeColor="text1"/>
          <w:sz w:val="28"/>
          <w:szCs w:val="28"/>
        </w:rPr>
        <w:t>Z‑pool</w:t>
      </w:r>
      <w:r w:rsidRPr="004742FA">
        <w:rPr>
          <w:rFonts w:hint="eastAsia"/>
          <w:color w:val="000000" w:themeColor="text1"/>
          <w:sz w:val="28"/>
          <w:szCs w:val="28"/>
        </w:rPr>
        <w:t>得到的张量，</w:t>
      </w:r>
      <w:r w:rsidRPr="004742FA">
        <w:rPr>
          <w:color w:val="000000" w:themeColor="text1"/>
          <w:position w:val="-6"/>
          <w:sz w:val="28"/>
          <w:szCs w:val="28"/>
        </w:rPr>
        <w:object w:dxaOrig="200" w:dyaOrig="220" w14:anchorId="03C2F5BC">
          <v:shape id="_x0000_i1125" type="#_x0000_t75" style="width:12pt;height:12pt" o:ole="">
            <v:imagedata r:id="rId53" o:title=""/>
          </v:shape>
          <o:OLEObject Type="Embed" ProgID="Equation.DSMT4" ShapeID="_x0000_i1125" DrawAspect="Content" ObjectID="_1815398779" r:id="rId159"/>
        </w:object>
      </w:r>
      <w:r w:rsidRPr="004742FA">
        <w:rPr>
          <w:rFonts w:hint="eastAsia"/>
          <w:color w:val="000000" w:themeColor="text1"/>
          <w:sz w:val="28"/>
          <w:szCs w:val="28"/>
        </w:rPr>
        <w:t>为输入张量。</w:t>
      </w:r>
    </w:p>
    <w:p w14:paraId="5987352B" w14:textId="6CC9AC9E"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8.</w:t>
      </w:r>
      <w:r w:rsidRPr="004742FA">
        <w:rPr>
          <w:rFonts w:hint="eastAsia"/>
          <w:color w:val="000000" w:themeColor="text1"/>
          <w:sz w:val="28"/>
          <w:szCs w:val="28"/>
        </w:rPr>
        <w:t>根据权利要求</w:t>
      </w:r>
      <w:r w:rsidRPr="004742FA">
        <w:rPr>
          <w:rFonts w:hint="eastAsia"/>
          <w:color w:val="000000" w:themeColor="text1"/>
          <w:sz w:val="28"/>
          <w:szCs w:val="28"/>
        </w:rPr>
        <w:t>7</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color w:val="000000" w:themeColor="text1"/>
          <w:sz w:val="28"/>
          <w:szCs w:val="28"/>
        </w:rPr>
        <w:t>所述步骤</w:t>
      </w:r>
      <w:r w:rsidR="00541645" w:rsidRPr="004742FA">
        <w:rPr>
          <w:color w:val="000000" w:themeColor="text1"/>
          <w:sz w:val="28"/>
          <w:szCs w:val="28"/>
        </w:rPr>
        <w:t>4</w:t>
      </w:r>
      <w:r w:rsidR="00541645" w:rsidRPr="004742FA">
        <w:rPr>
          <w:rFonts w:hint="eastAsia"/>
          <w:color w:val="000000" w:themeColor="text1"/>
          <w:sz w:val="28"/>
          <w:szCs w:val="28"/>
        </w:rPr>
        <w:t>引入</w:t>
      </w:r>
      <w:r w:rsidR="00541645" w:rsidRPr="004742FA">
        <w:rPr>
          <w:rFonts w:hint="eastAsia"/>
          <w:color w:val="000000" w:themeColor="text1"/>
          <w:sz w:val="28"/>
          <w:szCs w:val="28"/>
        </w:rPr>
        <w:t>Dyhead</w:t>
      </w:r>
      <w:r w:rsidR="00541645" w:rsidRPr="004742FA">
        <w:rPr>
          <w:rFonts w:hint="eastAsia"/>
          <w:color w:val="000000" w:themeColor="text1"/>
          <w:sz w:val="28"/>
          <w:szCs w:val="28"/>
        </w:rPr>
        <w:t>检测头的具体过程为：</w:t>
      </w:r>
    </w:p>
    <w:p w14:paraId="330F989A" w14:textId="6BE80F54"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将动态检测头</w:t>
      </w:r>
      <w:r w:rsidRPr="004742FA">
        <w:rPr>
          <w:color w:val="000000" w:themeColor="text1"/>
          <w:sz w:val="28"/>
          <w:szCs w:val="28"/>
        </w:rPr>
        <w:t>DyHead</w:t>
      </w:r>
      <w:r w:rsidRPr="004742FA">
        <w:rPr>
          <w:rFonts w:hint="eastAsia"/>
          <w:color w:val="000000" w:themeColor="text1"/>
          <w:sz w:val="28"/>
          <w:szCs w:val="28"/>
        </w:rPr>
        <w:t>引入到经过步骤</w:t>
      </w:r>
      <w:r w:rsidRPr="004742FA">
        <w:rPr>
          <w:rFonts w:hint="eastAsia"/>
          <w:color w:val="000000" w:themeColor="text1"/>
          <w:sz w:val="28"/>
          <w:szCs w:val="28"/>
        </w:rPr>
        <w:t>2</w:t>
      </w:r>
      <w:r w:rsidRPr="004742FA">
        <w:rPr>
          <w:rFonts w:hint="eastAsia"/>
          <w:color w:val="000000" w:themeColor="text1"/>
          <w:sz w:val="28"/>
          <w:szCs w:val="28"/>
        </w:rPr>
        <w:t>、步骤</w:t>
      </w:r>
      <w:r w:rsidRPr="004742FA">
        <w:rPr>
          <w:rFonts w:hint="eastAsia"/>
          <w:color w:val="000000" w:themeColor="text1"/>
          <w:sz w:val="28"/>
          <w:szCs w:val="28"/>
        </w:rPr>
        <w:t>3</w:t>
      </w:r>
      <w:r w:rsidRPr="004742FA">
        <w:rPr>
          <w:rFonts w:hint="eastAsia"/>
          <w:color w:val="000000" w:themeColor="text1"/>
          <w:sz w:val="28"/>
          <w:szCs w:val="28"/>
        </w:rPr>
        <w:t>改进后的</w:t>
      </w:r>
      <w:r w:rsidRPr="004742FA">
        <w:rPr>
          <w:color w:val="000000" w:themeColor="text1"/>
          <w:sz w:val="28"/>
          <w:szCs w:val="28"/>
        </w:rPr>
        <w:t>YOLOv8</w:t>
      </w:r>
      <w:r w:rsidRPr="004742FA">
        <w:rPr>
          <w:rFonts w:hint="eastAsia"/>
          <w:color w:val="000000" w:themeColor="text1"/>
          <w:sz w:val="28"/>
          <w:szCs w:val="28"/>
        </w:rPr>
        <w:t>n</w:t>
      </w:r>
      <w:r w:rsidRPr="004742FA">
        <w:rPr>
          <w:rFonts w:hint="eastAsia"/>
          <w:color w:val="000000" w:themeColor="text1"/>
          <w:sz w:val="28"/>
          <w:szCs w:val="28"/>
        </w:rPr>
        <w:t>网络结构中的检测头，具体公式如下所示：</w:t>
      </w:r>
    </w:p>
    <w:p w14:paraId="785E0796" w14:textId="77777777" w:rsidR="00541645" w:rsidRPr="004742FA" w:rsidRDefault="00541645" w:rsidP="004742FA">
      <w:pPr>
        <w:pStyle w:val="ab"/>
        <w:adjustRightInd w:val="0"/>
        <w:snapToGrid w:val="0"/>
        <w:spacing w:line="360" w:lineRule="auto"/>
        <w:ind w:firstLine="560"/>
        <w:jc w:val="center"/>
        <w:rPr>
          <w:color w:val="000000" w:themeColor="text1"/>
          <w:sz w:val="28"/>
          <w:szCs w:val="28"/>
        </w:rPr>
      </w:pPr>
      <w:r w:rsidRPr="004742FA">
        <w:rPr>
          <w:color w:val="000000" w:themeColor="text1"/>
          <w:position w:val="-12"/>
          <w:sz w:val="28"/>
          <w:szCs w:val="28"/>
        </w:rPr>
        <w:object w:dxaOrig="3000" w:dyaOrig="420" w14:anchorId="6959EA83">
          <v:shape id="_x0000_i1126" type="#_x0000_t75" style="width:150pt;height:24pt" o:ole="">
            <v:imagedata r:id="rId55" o:title=""/>
          </v:shape>
          <o:OLEObject Type="Embed" ProgID="Equation.DSMT4" ShapeID="_x0000_i1126" DrawAspect="Content" ObjectID="_1815398780" r:id="rId160"/>
        </w:object>
      </w:r>
    </w:p>
    <w:p w14:paraId="4A55F5CF" w14:textId="40A0EE98"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color w:val="000000" w:themeColor="text1"/>
          <w:position w:val="-4"/>
          <w:sz w:val="28"/>
          <w:szCs w:val="28"/>
        </w:rPr>
        <w:object w:dxaOrig="1080" w:dyaOrig="300" w14:anchorId="39868CCA">
          <v:shape id="_x0000_i1127" type="#_x0000_t75" style="width:54pt;height:18pt" o:ole="">
            <v:imagedata r:id="rId57" o:title=""/>
          </v:shape>
          <o:OLEObject Type="Embed" ProgID="Equation.DSMT4" ShapeID="_x0000_i1127" DrawAspect="Content" ObjectID="_1815398781" r:id="rId161"/>
        </w:object>
      </w:r>
      <w:r w:rsidRPr="004742FA">
        <w:rPr>
          <w:rFonts w:hint="eastAsia"/>
          <w:color w:val="000000" w:themeColor="text1"/>
          <w:sz w:val="28"/>
          <w:szCs w:val="28"/>
        </w:rPr>
        <w:t>为三维特征张量，</w:t>
      </w:r>
      <w:r w:rsidRPr="004742FA">
        <w:rPr>
          <w:color w:val="000000" w:themeColor="text1"/>
          <w:position w:val="-6"/>
          <w:sz w:val="28"/>
          <w:szCs w:val="28"/>
        </w:rPr>
        <w:object w:dxaOrig="1040" w:dyaOrig="279" w14:anchorId="79D3FC1E">
          <v:shape id="_x0000_i1128" type="#_x0000_t75" style="width:54pt;height:12pt" o:ole="">
            <v:imagedata r:id="rId59" o:title=""/>
          </v:shape>
          <o:OLEObject Type="Embed" ProgID="Equation.DSMT4" ShapeID="_x0000_i1128" DrawAspect="Content" ObjectID="_1815398782" r:id="rId162"/>
        </w:object>
      </w:r>
      <w:r w:rsidRPr="004742FA">
        <w:rPr>
          <w:color w:val="000000" w:themeColor="text1"/>
          <w:sz w:val="28"/>
          <w:szCs w:val="28"/>
        </w:rPr>
        <w:t>为特征图的尺寸，</w:t>
      </w:r>
      <w:r w:rsidRPr="004742FA">
        <w:rPr>
          <w:color w:val="000000" w:themeColor="text1"/>
          <w:position w:val="-12"/>
          <w:sz w:val="28"/>
          <w:szCs w:val="28"/>
        </w:rPr>
        <w:object w:dxaOrig="1260" w:dyaOrig="360" w14:anchorId="547C09D3">
          <v:shape id="_x0000_i1129" type="#_x0000_t75" style="width:66pt;height:18pt" o:ole="">
            <v:imagedata r:id="rId61" o:title=""/>
          </v:shape>
          <o:OLEObject Type="Embed" ProgID="Equation.DSMT4" ShapeID="_x0000_i1129" DrawAspect="Content" ObjectID="_1815398783" r:id="rId163"/>
        </w:object>
      </w:r>
      <w:r w:rsidRPr="004742FA">
        <w:rPr>
          <w:color w:val="000000" w:themeColor="text1"/>
          <w:sz w:val="28"/>
          <w:szCs w:val="28"/>
        </w:rPr>
        <w:t>分别代表尺度感知注意力、空间位置感知注意力和任务感知注意力</w:t>
      </w:r>
      <w:r w:rsidRPr="004742FA">
        <w:rPr>
          <w:rFonts w:hint="eastAsia"/>
          <w:color w:val="000000" w:themeColor="text1"/>
          <w:sz w:val="28"/>
          <w:szCs w:val="28"/>
        </w:rPr>
        <w:t>，</w:t>
      </w:r>
      <w:r w:rsidRPr="004742FA">
        <w:rPr>
          <w:rFonts w:hint="eastAsia"/>
          <w:color w:val="000000" w:themeColor="text1"/>
          <w:position w:val="-10"/>
        </w:rPr>
        <w:object w:dxaOrig="639" w:dyaOrig="320" w14:anchorId="3591D877">
          <v:shape id="_x0000_i1130" type="#_x0000_t75" style="width:30pt;height:18pt" o:ole="">
            <v:imagedata r:id="rId63" o:title=""/>
          </v:shape>
          <o:OLEObject Type="Embed" ProgID="Equation.DSMT4" ShapeID="_x0000_i1130" DrawAspect="Content" ObjectID="_1815398784" r:id="rId164"/>
        </w:object>
      </w:r>
      <w:r w:rsidRPr="004742FA">
        <w:rPr>
          <w:rFonts w:hint="eastAsia"/>
          <w:color w:val="000000" w:themeColor="text1"/>
          <w:sz w:val="28"/>
          <w:szCs w:val="28"/>
        </w:rPr>
        <w:t>为根据</w:t>
      </w:r>
      <w:r w:rsidRPr="004742FA">
        <w:rPr>
          <w:rFonts w:hint="eastAsia"/>
          <w:color w:val="000000" w:themeColor="text1"/>
          <w:position w:val="-4"/>
        </w:rPr>
        <w:object w:dxaOrig="260" w:dyaOrig="260" w14:anchorId="372A2DE4">
          <v:shape id="_x0000_i1131" type="#_x0000_t75" style="width:12pt;height:12pt" o:ole="">
            <v:imagedata r:id="rId65" o:title=""/>
          </v:shape>
          <o:OLEObject Type="Embed" ProgID="Equation.DSMT4" ShapeID="_x0000_i1131" DrawAspect="Content" ObjectID="_1815398785" r:id="rId165"/>
        </w:object>
      </w:r>
      <w:r w:rsidRPr="004742FA">
        <w:rPr>
          <w:rFonts w:hint="eastAsia"/>
          <w:color w:val="000000" w:themeColor="text1"/>
          <w:sz w:val="28"/>
          <w:szCs w:val="28"/>
        </w:rPr>
        <w:t>动态调整的特征映射</w:t>
      </w:r>
      <w:r w:rsidR="00FF61A8" w:rsidRPr="004742FA">
        <w:rPr>
          <w:rFonts w:hint="eastAsia"/>
          <w:color w:val="000000" w:themeColor="text1"/>
          <w:sz w:val="28"/>
          <w:szCs w:val="28"/>
        </w:rPr>
        <w:t>；</w:t>
      </w:r>
    </w:p>
    <w:p w14:paraId="1D149EAF" w14:textId="78EE1867"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4.1</w:t>
      </w:r>
      <w:r w:rsidRPr="004742FA">
        <w:rPr>
          <w:rFonts w:hint="eastAsia"/>
        </w:rPr>
        <w:t xml:space="preserve"> </w:t>
      </w:r>
      <w:r w:rsidRPr="004742FA">
        <w:rPr>
          <w:rFonts w:hint="eastAsia"/>
          <w:position w:val="-12"/>
          <w:sz w:val="28"/>
          <w:szCs w:val="28"/>
        </w:rPr>
        <w:object w:dxaOrig="300" w:dyaOrig="360" w14:anchorId="682F4371">
          <v:shape id="_x0000_i1132" type="#_x0000_t75" style="width:12pt;height:18pt" o:ole="">
            <v:imagedata r:id="rId67" o:title=""/>
          </v:shape>
          <o:OLEObject Type="Embed" ProgID="Equation.DSMT4" ShapeID="_x0000_i1132" DrawAspect="Content" ObjectID="_1815398786" r:id="rId166"/>
        </w:object>
      </w:r>
      <w:r w:rsidRPr="004742FA">
        <w:rPr>
          <w:rFonts w:hint="eastAsia"/>
          <w:sz w:val="28"/>
          <w:szCs w:val="28"/>
        </w:rPr>
        <w:t>增强尺度感知</w:t>
      </w:r>
      <w:r w:rsidR="00FF61A8" w:rsidRPr="004742FA">
        <w:rPr>
          <w:rFonts w:hint="eastAsia"/>
          <w:sz w:val="28"/>
          <w:szCs w:val="28"/>
        </w:rPr>
        <w:t>，</w:t>
      </w: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Pr="004742FA">
        <w:rPr>
          <w:rFonts w:hint="eastAsia"/>
          <w:color w:val="000000" w:themeColor="text1"/>
          <w:sz w:val="28"/>
          <w:szCs w:val="28"/>
        </w:rPr>
        <w:t>三重注意特征张量</w:t>
      </w:r>
      <w:r w:rsidRPr="004742FA">
        <w:rPr>
          <w:color w:val="000000" w:themeColor="text1"/>
          <w:position w:val="-10"/>
          <w:sz w:val="28"/>
          <w:szCs w:val="28"/>
        </w:rPr>
        <w:object w:dxaOrig="220" w:dyaOrig="260" w14:anchorId="783B280E">
          <v:shape id="_x0000_i1133" type="#_x0000_t75" style="width:12pt;height:12pt" o:ole="">
            <v:imagedata r:id="rId38" o:title=""/>
          </v:shape>
          <o:OLEObject Type="Embed" ProgID="Equation.DSMT4" ShapeID="_x0000_i1133" DrawAspect="Content" ObjectID="_1815398787" r:id="rId167"/>
        </w:object>
      </w:r>
      <w:r w:rsidRPr="004742FA">
        <w:rPr>
          <w:color w:val="000000" w:themeColor="text1"/>
          <w:sz w:val="28"/>
          <w:szCs w:val="28"/>
        </w:rPr>
        <w:t>作为</w:t>
      </w:r>
      <w:r w:rsidRPr="004742FA">
        <w:rPr>
          <w:rFonts w:hint="eastAsia"/>
          <w:color w:val="000000" w:themeColor="text1"/>
          <w:sz w:val="28"/>
          <w:szCs w:val="28"/>
        </w:rPr>
        <w:t>输入特征，首先进行</w:t>
      </w:r>
      <w:r w:rsidRPr="004742FA">
        <w:rPr>
          <w:rFonts w:hint="eastAsia"/>
          <w:color w:val="000000" w:themeColor="text1"/>
          <w:sz w:val="28"/>
          <w:szCs w:val="28"/>
        </w:rPr>
        <w:t>avg pool</w:t>
      </w:r>
      <w:r w:rsidRPr="004742FA">
        <w:rPr>
          <w:rFonts w:hint="eastAsia"/>
          <w:color w:val="000000" w:themeColor="text1"/>
          <w:sz w:val="28"/>
          <w:szCs w:val="28"/>
        </w:rPr>
        <w:t>平均池化，来捕捉全局特征，然后通过</w:t>
      </w:r>
      <w:r w:rsidRPr="004742FA">
        <w:rPr>
          <w:rFonts w:hint="eastAsia"/>
          <w:color w:val="000000" w:themeColor="text1"/>
          <w:sz w:val="28"/>
          <w:szCs w:val="28"/>
        </w:rPr>
        <w:t>Conv 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线性变换尺度得到重加权特征，捕捉通道间相关性；使用</w:t>
      </w:r>
      <w:r w:rsidRPr="004742FA">
        <w:rPr>
          <w:rFonts w:hint="eastAsia"/>
          <w:color w:val="000000" w:themeColor="text1"/>
          <w:sz w:val="28"/>
          <w:szCs w:val="28"/>
        </w:rPr>
        <w:t>ReLU</w:t>
      </w:r>
      <w:r w:rsidRPr="004742FA">
        <w:rPr>
          <w:rFonts w:hint="eastAsia"/>
          <w:color w:val="000000" w:themeColor="text1"/>
          <w:sz w:val="28"/>
          <w:szCs w:val="28"/>
        </w:rPr>
        <w:t>激活函数增强表达非线性尺度特征；通过</w:t>
      </w:r>
      <w:r w:rsidRPr="004742FA">
        <w:rPr>
          <w:rFonts w:hint="eastAsia"/>
          <w:color w:val="000000" w:themeColor="text1"/>
          <w:sz w:val="28"/>
          <w:szCs w:val="28"/>
        </w:rPr>
        <w:t>Hard sigmoid</w:t>
      </w:r>
      <w:r w:rsidRPr="004742FA">
        <w:rPr>
          <w:rFonts w:hint="eastAsia"/>
          <w:color w:val="000000" w:themeColor="text1"/>
          <w:sz w:val="28"/>
          <w:szCs w:val="28"/>
        </w:rPr>
        <w:t>压缩尺度特征值到</w:t>
      </w:r>
      <w:r w:rsidRPr="004742FA">
        <w:rPr>
          <w:rFonts w:hint="eastAsia"/>
          <w:color w:val="000000" w:themeColor="text1"/>
          <w:sz w:val="28"/>
          <w:szCs w:val="28"/>
        </w:rPr>
        <w:t>[0,1]</w:t>
      </w:r>
      <w:r w:rsidRPr="004742FA">
        <w:rPr>
          <w:rFonts w:hint="eastAsia"/>
          <w:color w:val="000000" w:themeColor="text1"/>
          <w:sz w:val="28"/>
          <w:szCs w:val="28"/>
        </w:rPr>
        <w:t>，生成尺度权重；</w:t>
      </w:r>
    </w:p>
    <w:p w14:paraId="323388FF" w14:textId="612B29CB"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4.2 </w:t>
      </w:r>
      <w:r w:rsidRPr="004742FA">
        <w:rPr>
          <w:rFonts w:hint="eastAsia"/>
          <w:position w:val="-12"/>
        </w:rPr>
        <w:object w:dxaOrig="300" w:dyaOrig="360" w14:anchorId="107C9168">
          <v:shape id="_x0000_i1134" type="#_x0000_t75" style="width:12pt;height:18pt" o:ole="">
            <v:imagedata r:id="rId70" o:title=""/>
          </v:shape>
          <o:OLEObject Type="Embed" ProgID="Equation.DSMT4" ShapeID="_x0000_i1134" DrawAspect="Content" ObjectID="_1815398788" r:id="rId168"/>
        </w:object>
      </w:r>
      <w:r w:rsidRPr="004742FA">
        <w:rPr>
          <w:rFonts w:hint="eastAsia"/>
          <w:color w:val="000000" w:themeColor="text1"/>
          <w:sz w:val="28"/>
          <w:szCs w:val="28"/>
        </w:rPr>
        <w:t>增强空间感知</w:t>
      </w:r>
      <w:r w:rsidR="00FF61A8" w:rsidRPr="004742FA">
        <w:rPr>
          <w:rFonts w:hint="eastAsia"/>
          <w:color w:val="000000" w:themeColor="text1"/>
          <w:sz w:val="28"/>
          <w:szCs w:val="28"/>
        </w:rPr>
        <w:t>，</w:t>
      </w: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Pr="004742FA">
        <w:rPr>
          <w:rFonts w:hint="eastAsia"/>
          <w:color w:val="000000" w:themeColor="text1"/>
          <w:sz w:val="28"/>
          <w:szCs w:val="28"/>
        </w:rPr>
        <w:t>三重注意特征张量</w:t>
      </w:r>
      <w:r w:rsidRPr="004742FA">
        <w:rPr>
          <w:color w:val="000000" w:themeColor="text1"/>
          <w:position w:val="-10"/>
          <w:sz w:val="28"/>
          <w:szCs w:val="28"/>
        </w:rPr>
        <w:object w:dxaOrig="220" w:dyaOrig="260" w14:anchorId="15E3010D">
          <v:shape id="_x0000_i1135" type="#_x0000_t75" style="width:12pt;height:12pt" o:ole="">
            <v:imagedata r:id="rId38" o:title=""/>
          </v:shape>
          <o:OLEObject Type="Embed" ProgID="Equation.DSMT4" ShapeID="_x0000_i1135" DrawAspect="Content" ObjectID="_1815398789" r:id="rId169"/>
        </w:object>
      </w:r>
      <w:r w:rsidRPr="004742FA">
        <w:rPr>
          <w:rFonts w:hint="eastAsia"/>
          <w:color w:val="000000" w:themeColor="text1"/>
          <w:sz w:val="28"/>
          <w:szCs w:val="28"/>
        </w:rPr>
        <w:t>作为输入特征，先通过</w:t>
      </w:r>
      <w:r w:rsidRPr="004742FA">
        <w:rPr>
          <w:rFonts w:hint="eastAsia"/>
          <w:color w:val="000000" w:themeColor="text1"/>
          <w:sz w:val="28"/>
          <w:szCs w:val="28"/>
        </w:rPr>
        <w:t>1</w:t>
      </w:r>
      <w:r w:rsidRPr="004742FA">
        <w:rPr>
          <w:rFonts w:hint="eastAsia"/>
          <w:color w:val="000000" w:themeColor="text1"/>
          <w:sz w:val="28"/>
          <w:szCs w:val="28"/>
        </w:rPr>
        <w:t>×</w:t>
      </w:r>
      <w:r w:rsidRPr="004742FA">
        <w:rPr>
          <w:rFonts w:hint="eastAsia"/>
          <w:color w:val="000000" w:themeColor="text1"/>
          <w:sz w:val="28"/>
          <w:szCs w:val="28"/>
        </w:rPr>
        <w:t>1</w:t>
      </w:r>
      <w:r w:rsidRPr="004742FA">
        <w:rPr>
          <w:rFonts w:hint="eastAsia"/>
          <w:color w:val="000000" w:themeColor="text1"/>
          <w:sz w:val="28"/>
          <w:szCs w:val="28"/>
        </w:rPr>
        <w:t>卷积生成偏移量索引，然后通过</w:t>
      </w:r>
      <w:r w:rsidRPr="004742FA">
        <w:rPr>
          <w:rFonts w:hint="eastAsia"/>
          <w:color w:val="000000" w:themeColor="text1"/>
          <w:sz w:val="28"/>
          <w:szCs w:val="28"/>
        </w:rPr>
        <w:t>3</w:t>
      </w:r>
      <w:r w:rsidRPr="004742FA">
        <w:rPr>
          <w:rFonts w:hint="eastAsia"/>
          <w:color w:val="000000" w:themeColor="text1"/>
          <w:sz w:val="28"/>
          <w:szCs w:val="28"/>
        </w:rPr>
        <w:t>×</w:t>
      </w:r>
      <w:r w:rsidRPr="004742FA">
        <w:rPr>
          <w:rFonts w:hint="eastAsia"/>
          <w:color w:val="000000" w:themeColor="text1"/>
          <w:sz w:val="28"/>
          <w:szCs w:val="28"/>
        </w:rPr>
        <w:t>3</w:t>
      </w:r>
      <w:r w:rsidRPr="004742FA">
        <w:rPr>
          <w:rFonts w:hint="eastAsia"/>
          <w:color w:val="000000" w:themeColor="text1"/>
          <w:sz w:val="28"/>
          <w:szCs w:val="28"/>
        </w:rPr>
        <w:t>卷积细化偏移量索引并捕捉局部空间特征；经</w:t>
      </w:r>
      <w:r w:rsidRPr="004742FA">
        <w:rPr>
          <w:rFonts w:hint="eastAsia"/>
          <w:color w:val="000000" w:themeColor="text1"/>
          <w:sz w:val="28"/>
          <w:szCs w:val="28"/>
        </w:rPr>
        <w:t>Sigmoid</w:t>
      </w:r>
      <w:r w:rsidRPr="004742FA">
        <w:rPr>
          <w:rFonts w:hint="eastAsia"/>
          <w:color w:val="000000" w:themeColor="text1"/>
          <w:sz w:val="28"/>
          <w:szCs w:val="28"/>
        </w:rPr>
        <w:t>函数将偏移量索引压缩至</w:t>
      </w:r>
      <w:r w:rsidRPr="004742FA">
        <w:rPr>
          <w:rFonts w:hint="eastAsia"/>
          <w:color w:val="000000" w:themeColor="text1"/>
          <w:sz w:val="28"/>
          <w:szCs w:val="28"/>
        </w:rPr>
        <w:t>[0,1]</w:t>
      </w:r>
      <w:r w:rsidRPr="004742FA">
        <w:rPr>
          <w:rFonts w:hint="eastAsia"/>
          <w:color w:val="000000" w:themeColor="text1"/>
          <w:sz w:val="28"/>
          <w:szCs w:val="28"/>
        </w:rPr>
        <w:t>区间，生成卷积核采样位置的动态偏移量；最终，动态卷积</w:t>
      </w:r>
      <w:r w:rsidRPr="004742FA">
        <w:rPr>
          <w:rFonts w:hint="eastAsia"/>
          <w:color w:val="000000" w:themeColor="text1"/>
          <w:sz w:val="28"/>
          <w:szCs w:val="28"/>
        </w:rPr>
        <w:t>DConv</w:t>
      </w:r>
      <w:r w:rsidRPr="004742FA">
        <w:rPr>
          <w:rFonts w:hint="eastAsia"/>
          <w:color w:val="000000" w:themeColor="text1"/>
          <w:sz w:val="28"/>
          <w:szCs w:val="28"/>
        </w:rPr>
        <w:t>依据偏移量动态调整采样位置，聚焦关键区域并生成相应的空间权重；</w:t>
      </w:r>
    </w:p>
    <w:p w14:paraId="7B8B58C9" w14:textId="3D190635"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 xml:space="preserve">4.3 </w:t>
      </w:r>
      <w:r w:rsidRPr="004742FA">
        <w:rPr>
          <w:rFonts w:hint="eastAsia"/>
          <w:position w:val="-12"/>
        </w:rPr>
        <w:object w:dxaOrig="320" w:dyaOrig="360" w14:anchorId="40AC0107">
          <v:shape id="_x0000_i1136" type="#_x0000_t75" style="width:18pt;height:18pt" o:ole="">
            <v:imagedata r:id="rId73" o:title=""/>
          </v:shape>
          <o:OLEObject Type="Embed" ProgID="Equation.DSMT4" ShapeID="_x0000_i1136" DrawAspect="Content" ObjectID="_1815398790" r:id="rId170"/>
        </w:object>
      </w:r>
      <w:r w:rsidRPr="004742FA">
        <w:rPr>
          <w:rFonts w:hint="eastAsia"/>
          <w:color w:val="000000" w:themeColor="text1"/>
          <w:sz w:val="28"/>
          <w:szCs w:val="28"/>
        </w:rPr>
        <w:t>增强任务感知</w:t>
      </w:r>
      <w:r w:rsidR="00FF61A8" w:rsidRPr="004742FA">
        <w:rPr>
          <w:rFonts w:hint="eastAsia"/>
          <w:color w:val="000000" w:themeColor="text1"/>
          <w:sz w:val="28"/>
          <w:szCs w:val="28"/>
        </w:rPr>
        <w:t>，</w:t>
      </w:r>
      <w:r w:rsidRPr="004742FA">
        <w:rPr>
          <w:color w:val="000000" w:themeColor="text1"/>
          <w:sz w:val="28"/>
          <w:szCs w:val="28"/>
        </w:rPr>
        <w:t>以步骤</w:t>
      </w:r>
      <w:r w:rsidRPr="004742FA">
        <w:rPr>
          <w:color w:val="000000" w:themeColor="text1"/>
          <w:sz w:val="28"/>
          <w:szCs w:val="28"/>
        </w:rPr>
        <w:t>3</w:t>
      </w:r>
      <w:r w:rsidRPr="004742FA">
        <w:rPr>
          <w:color w:val="000000" w:themeColor="text1"/>
          <w:sz w:val="28"/>
          <w:szCs w:val="28"/>
        </w:rPr>
        <w:t>中改进的特征融合网络输出</w:t>
      </w:r>
      <w:r w:rsidRPr="004742FA">
        <w:rPr>
          <w:rFonts w:hint="eastAsia"/>
          <w:color w:val="000000" w:themeColor="text1"/>
          <w:sz w:val="28"/>
          <w:szCs w:val="28"/>
        </w:rPr>
        <w:t>三重注意特征张量</w:t>
      </w:r>
      <w:r w:rsidRPr="004742FA">
        <w:rPr>
          <w:color w:val="000000" w:themeColor="text1"/>
          <w:position w:val="-10"/>
          <w:sz w:val="28"/>
          <w:szCs w:val="28"/>
        </w:rPr>
        <w:object w:dxaOrig="220" w:dyaOrig="260" w14:anchorId="21B030F4">
          <v:shape id="_x0000_i1137" type="#_x0000_t75" style="width:12pt;height:12pt" o:ole="">
            <v:imagedata r:id="rId38" o:title=""/>
          </v:shape>
          <o:OLEObject Type="Embed" ProgID="Equation.DSMT4" ShapeID="_x0000_i1137" DrawAspect="Content" ObjectID="_1815398791" r:id="rId171"/>
        </w:object>
      </w:r>
      <w:r w:rsidRPr="004742FA">
        <w:rPr>
          <w:rFonts w:hint="eastAsia"/>
          <w:color w:val="000000" w:themeColor="text1"/>
          <w:sz w:val="28"/>
          <w:szCs w:val="28"/>
        </w:rPr>
        <w:t>作为输入特征，通过平均池化</w:t>
      </w:r>
      <w:r w:rsidRPr="004742FA">
        <w:rPr>
          <w:rFonts w:hint="eastAsia"/>
          <w:color w:val="000000" w:themeColor="text1"/>
          <w:sz w:val="28"/>
          <w:szCs w:val="28"/>
        </w:rPr>
        <w:t>Avg Pool</w:t>
      </w:r>
      <w:r w:rsidRPr="004742FA">
        <w:rPr>
          <w:rFonts w:hint="eastAsia"/>
          <w:color w:val="000000" w:themeColor="text1"/>
          <w:sz w:val="28"/>
          <w:szCs w:val="28"/>
        </w:rPr>
        <w:t>捕捉全局特征；利用全连接层</w:t>
      </w:r>
      <w:r w:rsidRPr="004742FA">
        <w:rPr>
          <w:rFonts w:hint="eastAsia"/>
          <w:color w:val="000000" w:themeColor="text1"/>
          <w:sz w:val="28"/>
          <w:szCs w:val="28"/>
        </w:rPr>
        <w:t>fc</w:t>
      </w:r>
      <w:r w:rsidRPr="004742FA">
        <w:rPr>
          <w:rFonts w:hint="eastAsia"/>
          <w:color w:val="000000" w:themeColor="text1"/>
          <w:sz w:val="28"/>
          <w:szCs w:val="28"/>
        </w:rPr>
        <w:t>进行线性变换，学习通道特征，并生成特征图和偏置项；采用</w:t>
      </w:r>
      <w:r w:rsidRPr="004742FA">
        <w:rPr>
          <w:rFonts w:hint="eastAsia"/>
          <w:color w:val="000000" w:themeColor="text1"/>
          <w:sz w:val="28"/>
          <w:szCs w:val="28"/>
        </w:rPr>
        <w:t>ReLU</w:t>
      </w:r>
      <w:r w:rsidRPr="004742FA">
        <w:rPr>
          <w:rFonts w:hint="eastAsia"/>
          <w:color w:val="000000" w:themeColor="text1"/>
          <w:sz w:val="28"/>
          <w:szCs w:val="28"/>
        </w:rPr>
        <w:t>激活函数将负值置零；然后通过第二个全连接层</w:t>
      </w:r>
      <w:r w:rsidRPr="004742FA">
        <w:rPr>
          <w:rFonts w:hint="eastAsia"/>
          <w:color w:val="000000" w:themeColor="text1"/>
          <w:sz w:val="28"/>
          <w:szCs w:val="28"/>
        </w:rPr>
        <w:t>fc</w:t>
      </w:r>
      <w:r w:rsidRPr="004742FA">
        <w:rPr>
          <w:rFonts w:hint="eastAsia"/>
          <w:color w:val="000000" w:themeColor="text1"/>
          <w:sz w:val="28"/>
          <w:szCs w:val="28"/>
        </w:rPr>
        <w:t>细化通道特征，捕捉更多通道细节；利用</w:t>
      </w:r>
      <w:r w:rsidRPr="004742FA">
        <w:rPr>
          <w:rFonts w:hint="eastAsia"/>
          <w:color w:val="000000" w:themeColor="text1"/>
          <w:sz w:val="28"/>
          <w:szCs w:val="28"/>
        </w:rPr>
        <w:t>Normalize</w:t>
      </w:r>
      <w:r w:rsidRPr="004742FA">
        <w:rPr>
          <w:rFonts w:hint="eastAsia"/>
          <w:color w:val="000000" w:themeColor="text1"/>
          <w:sz w:val="28"/>
          <w:szCs w:val="28"/>
        </w:rPr>
        <w:t>函数对特征进行归一化处理，使其符合正态分布；最后，通过</w:t>
      </w:r>
      <w:r w:rsidRPr="004742FA">
        <w:rPr>
          <w:rFonts w:hint="eastAsia"/>
          <w:color w:val="000000" w:themeColor="text1"/>
          <w:sz w:val="28"/>
          <w:szCs w:val="28"/>
        </w:rPr>
        <w:t>Concat</w:t>
      </w:r>
      <w:r w:rsidRPr="004742FA">
        <w:rPr>
          <w:rFonts w:hint="eastAsia"/>
          <w:color w:val="000000" w:themeColor="text1"/>
          <w:sz w:val="28"/>
          <w:szCs w:val="28"/>
        </w:rPr>
        <w:t>操作将特征图与第二个全连接层的偏置项进行拼接，生成任务权重</w:t>
      </w:r>
      <w:r w:rsidR="00FF61A8" w:rsidRPr="004742FA">
        <w:rPr>
          <w:rFonts w:hint="eastAsia"/>
          <w:color w:val="000000" w:themeColor="text1"/>
          <w:sz w:val="28"/>
          <w:szCs w:val="28"/>
        </w:rPr>
        <w:t>；</w:t>
      </w:r>
    </w:p>
    <w:p w14:paraId="69FBA8F8" w14:textId="6B26D921"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4.4</w:t>
      </w:r>
      <w:r w:rsidRPr="004742FA">
        <w:rPr>
          <w:rFonts w:hint="eastAsia"/>
          <w:color w:val="000000" w:themeColor="text1"/>
          <w:sz w:val="28"/>
          <w:szCs w:val="28"/>
        </w:rPr>
        <w:t>将</w:t>
      </w:r>
      <w:r w:rsidRPr="004742FA">
        <w:rPr>
          <w:rFonts w:hint="eastAsia"/>
          <w:color w:val="000000" w:themeColor="text1"/>
          <w:sz w:val="28"/>
          <w:szCs w:val="28"/>
        </w:rPr>
        <w:t>4.1</w:t>
      </w:r>
      <w:r w:rsidRPr="004742FA">
        <w:rPr>
          <w:rFonts w:hint="eastAsia"/>
          <w:color w:val="000000" w:themeColor="text1"/>
          <w:sz w:val="28"/>
          <w:szCs w:val="28"/>
        </w:rPr>
        <w:t>、</w:t>
      </w:r>
      <w:r w:rsidRPr="004742FA">
        <w:rPr>
          <w:rFonts w:hint="eastAsia"/>
          <w:color w:val="000000" w:themeColor="text1"/>
          <w:sz w:val="28"/>
          <w:szCs w:val="28"/>
        </w:rPr>
        <w:t>4.2</w:t>
      </w:r>
      <w:r w:rsidRPr="004742FA">
        <w:rPr>
          <w:rFonts w:hint="eastAsia"/>
          <w:color w:val="000000" w:themeColor="text1"/>
          <w:sz w:val="28"/>
          <w:szCs w:val="28"/>
        </w:rPr>
        <w:t>和</w:t>
      </w:r>
      <w:r w:rsidRPr="004742FA">
        <w:rPr>
          <w:rFonts w:hint="eastAsia"/>
          <w:color w:val="000000" w:themeColor="text1"/>
          <w:sz w:val="28"/>
          <w:szCs w:val="28"/>
        </w:rPr>
        <w:t>4.3</w:t>
      </w:r>
      <w:r w:rsidRPr="004742FA">
        <w:rPr>
          <w:rFonts w:hint="eastAsia"/>
          <w:color w:val="000000" w:themeColor="text1"/>
          <w:sz w:val="28"/>
          <w:szCs w:val="28"/>
        </w:rPr>
        <w:t>生成的权重融合于原始特征图，输出尺度、空间和任务感知增强的特征图。</w:t>
      </w:r>
    </w:p>
    <w:p w14:paraId="768E1140" w14:textId="14AD3A9D"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9.</w:t>
      </w:r>
      <w:r w:rsidRPr="004742FA">
        <w:rPr>
          <w:rFonts w:hint="eastAsia"/>
          <w:color w:val="000000" w:themeColor="text1"/>
          <w:sz w:val="28"/>
          <w:szCs w:val="28"/>
        </w:rPr>
        <w:t>根据权利要求</w:t>
      </w:r>
      <w:r w:rsidRPr="004742FA">
        <w:rPr>
          <w:rFonts w:hint="eastAsia"/>
          <w:color w:val="000000" w:themeColor="text1"/>
          <w:sz w:val="28"/>
          <w:szCs w:val="28"/>
        </w:rPr>
        <w:t>8</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color w:val="000000" w:themeColor="text1"/>
          <w:sz w:val="28"/>
          <w:szCs w:val="28"/>
        </w:rPr>
        <w:t>所述步骤</w:t>
      </w:r>
      <w:r w:rsidR="00541645" w:rsidRPr="004742FA">
        <w:rPr>
          <w:color w:val="000000" w:themeColor="text1"/>
          <w:sz w:val="28"/>
          <w:szCs w:val="28"/>
        </w:rPr>
        <w:t>5</w:t>
      </w:r>
      <w:r w:rsidR="00541645" w:rsidRPr="004742FA">
        <w:rPr>
          <w:rFonts w:hint="eastAsia"/>
          <w:color w:val="000000" w:themeColor="text1"/>
          <w:sz w:val="28"/>
          <w:szCs w:val="28"/>
        </w:rPr>
        <w:t>对网络进行优化</w:t>
      </w:r>
      <w:r w:rsidR="00541645" w:rsidRPr="004742FA">
        <w:rPr>
          <w:color w:val="000000" w:themeColor="text1"/>
          <w:sz w:val="28"/>
          <w:szCs w:val="28"/>
        </w:rPr>
        <w:t>具体过程为：</w:t>
      </w:r>
    </w:p>
    <w:p w14:paraId="4338B850" w14:textId="7159C0AF" w:rsidR="00541645" w:rsidRPr="004742FA" w:rsidRDefault="00541645"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向经过步骤</w:t>
      </w:r>
      <w:r w:rsidRPr="004742FA">
        <w:rPr>
          <w:color w:val="000000" w:themeColor="text1"/>
          <w:sz w:val="28"/>
          <w:szCs w:val="28"/>
        </w:rPr>
        <w:t>2</w:t>
      </w:r>
      <w:r w:rsidRPr="004742FA">
        <w:rPr>
          <w:rFonts w:hint="eastAsia"/>
          <w:color w:val="000000" w:themeColor="text1"/>
          <w:sz w:val="28"/>
          <w:szCs w:val="28"/>
        </w:rPr>
        <w:t>、步骤</w:t>
      </w:r>
      <w:r w:rsidRPr="004742FA">
        <w:rPr>
          <w:color w:val="000000" w:themeColor="text1"/>
          <w:sz w:val="28"/>
          <w:szCs w:val="28"/>
        </w:rPr>
        <w:t>3</w:t>
      </w:r>
      <w:r w:rsidRPr="004742FA">
        <w:rPr>
          <w:rFonts w:hint="eastAsia"/>
          <w:color w:val="000000" w:themeColor="text1"/>
          <w:sz w:val="28"/>
          <w:szCs w:val="28"/>
        </w:rPr>
        <w:t>以及步骤</w:t>
      </w:r>
      <w:r w:rsidRPr="004742FA">
        <w:rPr>
          <w:color w:val="000000" w:themeColor="text1"/>
          <w:sz w:val="28"/>
          <w:szCs w:val="28"/>
        </w:rPr>
        <w:t>4</w:t>
      </w:r>
      <w:r w:rsidRPr="004742FA">
        <w:rPr>
          <w:rFonts w:hint="eastAsia"/>
          <w:color w:val="000000" w:themeColor="text1"/>
          <w:sz w:val="28"/>
          <w:szCs w:val="28"/>
        </w:rPr>
        <w:t>改进后的</w:t>
      </w:r>
      <w:r w:rsidRPr="004742FA">
        <w:rPr>
          <w:color w:val="000000" w:themeColor="text1"/>
          <w:sz w:val="28"/>
          <w:szCs w:val="28"/>
        </w:rPr>
        <w:t>YOLOv8n</w:t>
      </w:r>
      <w:r w:rsidRPr="004742FA">
        <w:rPr>
          <w:rFonts w:hint="eastAsia"/>
          <w:color w:val="000000" w:themeColor="text1"/>
          <w:sz w:val="28"/>
          <w:szCs w:val="28"/>
        </w:rPr>
        <w:t>中引入一个更浅层的检测分支，并将特征图上采样；原始的</w:t>
      </w:r>
      <w:r w:rsidRPr="004742FA">
        <w:rPr>
          <w:color w:val="000000" w:themeColor="text1"/>
          <w:sz w:val="28"/>
          <w:szCs w:val="28"/>
        </w:rPr>
        <w:t>YOLOv8n</w:t>
      </w:r>
      <w:r w:rsidRPr="004742FA">
        <w:rPr>
          <w:rFonts w:hint="eastAsia"/>
          <w:color w:val="000000" w:themeColor="text1"/>
          <w:sz w:val="28"/>
          <w:szCs w:val="28"/>
        </w:rPr>
        <w:t>的主干网络通过卷积和池化进行下采样，逐渐减小特征图的尺寸，随后将主干网络中输出维度的特征图，送入</w:t>
      </w:r>
      <w:r w:rsidRPr="004742FA">
        <w:rPr>
          <w:rFonts w:hint="eastAsia"/>
          <w:color w:val="000000" w:themeColor="text1"/>
          <w:sz w:val="28"/>
          <w:szCs w:val="28"/>
        </w:rPr>
        <w:t>Neck</w:t>
      </w:r>
      <w:r w:rsidRPr="004742FA">
        <w:rPr>
          <w:rFonts w:hint="eastAsia"/>
          <w:color w:val="000000" w:themeColor="text1"/>
          <w:sz w:val="28"/>
          <w:szCs w:val="28"/>
        </w:rPr>
        <w:t>部分进行特征融合；对经过步骤</w:t>
      </w:r>
      <w:r w:rsidRPr="004742FA">
        <w:rPr>
          <w:rFonts w:hint="eastAsia"/>
          <w:color w:val="000000" w:themeColor="text1"/>
          <w:sz w:val="28"/>
          <w:szCs w:val="28"/>
        </w:rPr>
        <w:t>2</w:t>
      </w:r>
      <w:r w:rsidRPr="004742FA">
        <w:rPr>
          <w:rFonts w:hint="eastAsia"/>
          <w:color w:val="000000" w:themeColor="text1"/>
          <w:sz w:val="28"/>
          <w:szCs w:val="28"/>
        </w:rPr>
        <w:t>、步骤</w:t>
      </w:r>
      <w:r w:rsidRPr="004742FA">
        <w:rPr>
          <w:rFonts w:hint="eastAsia"/>
          <w:color w:val="000000" w:themeColor="text1"/>
          <w:sz w:val="28"/>
          <w:szCs w:val="28"/>
        </w:rPr>
        <w:t>3</w:t>
      </w:r>
      <w:r w:rsidRPr="004742FA">
        <w:rPr>
          <w:rFonts w:hint="eastAsia"/>
          <w:color w:val="000000" w:themeColor="text1"/>
          <w:sz w:val="28"/>
          <w:szCs w:val="28"/>
        </w:rPr>
        <w:t>以及步骤</w:t>
      </w:r>
      <w:r w:rsidRPr="004742FA">
        <w:rPr>
          <w:rFonts w:hint="eastAsia"/>
          <w:color w:val="000000" w:themeColor="text1"/>
          <w:sz w:val="28"/>
          <w:szCs w:val="28"/>
        </w:rPr>
        <w:t>4</w:t>
      </w:r>
      <w:r w:rsidRPr="004742FA">
        <w:rPr>
          <w:rFonts w:hint="eastAsia"/>
          <w:color w:val="000000" w:themeColor="text1"/>
          <w:sz w:val="28"/>
          <w:szCs w:val="28"/>
        </w:rPr>
        <w:t>改进后的</w:t>
      </w:r>
      <w:r w:rsidRPr="004742FA">
        <w:rPr>
          <w:rFonts w:hint="eastAsia"/>
          <w:color w:val="000000" w:themeColor="text1"/>
          <w:sz w:val="28"/>
          <w:szCs w:val="28"/>
        </w:rPr>
        <w:t>YOLOv8n</w:t>
      </w:r>
      <w:r w:rsidRPr="004742FA">
        <w:rPr>
          <w:rFonts w:hint="eastAsia"/>
          <w:color w:val="000000" w:themeColor="text1"/>
          <w:sz w:val="28"/>
          <w:szCs w:val="28"/>
        </w:rPr>
        <w:t>的主干网络结构进行优化，将主干网络中用于</w:t>
      </w:r>
      <w:r w:rsidRPr="004742FA">
        <w:rPr>
          <w:rFonts w:hint="eastAsia"/>
          <w:color w:val="000000" w:themeColor="text1"/>
          <w:sz w:val="28"/>
          <w:szCs w:val="28"/>
        </w:rPr>
        <w:t>Neck</w:t>
      </w:r>
      <w:r w:rsidRPr="004742FA">
        <w:rPr>
          <w:rFonts w:hint="eastAsia"/>
          <w:color w:val="000000" w:themeColor="text1"/>
          <w:sz w:val="28"/>
          <w:szCs w:val="28"/>
        </w:rPr>
        <w:t>部分特征融合的特征图尺度调整，并增加一个小目标检测头。</w:t>
      </w:r>
    </w:p>
    <w:p w14:paraId="7203BCD6" w14:textId="347CC677" w:rsidR="00541645" w:rsidRPr="004742FA" w:rsidRDefault="00FF61A8" w:rsidP="004742FA">
      <w:pPr>
        <w:pStyle w:val="ab"/>
        <w:adjustRightInd w:val="0"/>
        <w:snapToGrid w:val="0"/>
        <w:spacing w:line="360" w:lineRule="auto"/>
        <w:ind w:firstLine="560"/>
        <w:rPr>
          <w:color w:val="000000" w:themeColor="text1"/>
          <w:sz w:val="28"/>
          <w:szCs w:val="28"/>
        </w:rPr>
      </w:pPr>
      <w:r w:rsidRPr="004742FA">
        <w:rPr>
          <w:rFonts w:hint="eastAsia"/>
          <w:color w:val="000000" w:themeColor="text1"/>
          <w:sz w:val="28"/>
          <w:szCs w:val="28"/>
        </w:rPr>
        <w:t>10.</w:t>
      </w:r>
      <w:r w:rsidRPr="004742FA">
        <w:rPr>
          <w:rFonts w:hint="eastAsia"/>
          <w:color w:val="000000" w:themeColor="text1"/>
          <w:sz w:val="28"/>
          <w:szCs w:val="28"/>
        </w:rPr>
        <w:t>根据权利要求</w:t>
      </w:r>
      <w:r w:rsidRPr="004742FA">
        <w:rPr>
          <w:rFonts w:hint="eastAsia"/>
          <w:color w:val="000000" w:themeColor="text1"/>
          <w:sz w:val="28"/>
          <w:szCs w:val="28"/>
        </w:rPr>
        <w:t>9</w:t>
      </w:r>
      <w:r w:rsidRPr="004742FA">
        <w:rPr>
          <w:rFonts w:hint="eastAsia"/>
          <w:color w:val="000000" w:themeColor="text1"/>
          <w:sz w:val="28"/>
          <w:szCs w:val="28"/>
        </w:rPr>
        <w:t>所述的</w:t>
      </w: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航拍视角下的小目标检测方法，其特征在于，</w:t>
      </w:r>
      <w:r w:rsidR="00541645" w:rsidRPr="004742FA">
        <w:rPr>
          <w:color w:val="000000" w:themeColor="text1"/>
          <w:sz w:val="28"/>
          <w:szCs w:val="28"/>
        </w:rPr>
        <w:t>所述步骤</w:t>
      </w:r>
      <w:r w:rsidR="00541645" w:rsidRPr="004742FA">
        <w:rPr>
          <w:rFonts w:hint="eastAsia"/>
          <w:color w:val="000000" w:themeColor="text1"/>
          <w:sz w:val="28"/>
          <w:szCs w:val="28"/>
        </w:rPr>
        <w:t>6</w:t>
      </w:r>
      <w:r w:rsidR="00541645" w:rsidRPr="004742FA">
        <w:rPr>
          <w:rFonts w:hint="eastAsia"/>
          <w:color w:val="000000" w:themeColor="text1"/>
          <w:sz w:val="28"/>
          <w:szCs w:val="28"/>
        </w:rPr>
        <w:t>使用训练集对改进后的模型进行训练的</w:t>
      </w:r>
      <w:r w:rsidR="00541645" w:rsidRPr="004742FA">
        <w:rPr>
          <w:color w:val="000000" w:themeColor="text1"/>
          <w:sz w:val="28"/>
          <w:szCs w:val="28"/>
        </w:rPr>
        <w:t>具体过程为：</w:t>
      </w:r>
    </w:p>
    <w:p w14:paraId="14704D8A" w14:textId="77777777" w:rsidR="00541645" w:rsidRPr="004742FA" w:rsidRDefault="00541645" w:rsidP="004742FA">
      <w:pPr>
        <w:adjustRightInd w:val="0"/>
        <w:snapToGrid w:val="0"/>
        <w:spacing w:line="360" w:lineRule="auto"/>
        <w:ind w:firstLineChars="200" w:firstLine="560"/>
        <w:rPr>
          <w:color w:val="000000" w:themeColor="text1"/>
          <w:sz w:val="28"/>
          <w:szCs w:val="28"/>
        </w:rPr>
      </w:pPr>
      <w:r w:rsidRPr="004742FA">
        <w:rPr>
          <w:rFonts w:hint="eastAsia"/>
          <w:color w:val="000000" w:themeColor="text1"/>
          <w:sz w:val="28"/>
          <w:szCs w:val="28"/>
        </w:rPr>
        <w:t>使用标注好的训练集对改进后的目标检测模型开展训练流程，基于优化算法迭代调整模型参数，以最小化预设损失函数为目标进行参数寻优；</w:t>
      </w:r>
    </w:p>
    <w:p w14:paraId="5F6D963E" w14:textId="32C39D8D" w:rsidR="004B3335" w:rsidRPr="004742FA" w:rsidRDefault="00541645" w:rsidP="004742FA">
      <w:pPr>
        <w:adjustRightInd w:val="0"/>
        <w:snapToGrid w:val="0"/>
        <w:spacing w:line="360" w:lineRule="auto"/>
        <w:ind w:firstLineChars="200" w:firstLine="560"/>
        <w:rPr>
          <w:sz w:val="28"/>
          <w:szCs w:val="28"/>
        </w:rPr>
      </w:pPr>
      <w:r w:rsidRPr="004742FA">
        <w:rPr>
          <w:rFonts w:hint="eastAsia"/>
          <w:color w:val="000000" w:themeColor="text1"/>
          <w:sz w:val="28"/>
          <w:szCs w:val="28"/>
        </w:rPr>
        <w:t>当训练收敛后，</w:t>
      </w:r>
      <w:r w:rsidRPr="004742FA">
        <w:rPr>
          <w:color w:val="000000" w:themeColor="text1"/>
          <w:sz w:val="28"/>
          <w:szCs w:val="28"/>
        </w:rPr>
        <w:t>保存在验证集上表现最佳的权重文件</w:t>
      </w:r>
      <w:r w:rsidRPr="004742FA">
        <w:rPr>
          <w:rFonts w:hint="eastAsia"/>
          <w:color w:val="000000" w:themeColor="text1"/>
          <w:sz w:val="28"/>
          <w:szCs w:val="28"/>
        </w:rPr>
        <w:t>构建目标检测模型，将该最优权重文件部署至无人机推理环境，无人机执行任务时实时采集环境数据，调用集成的目标检测模型完成小目标检测，实现端到端的智能感知应用。</w:t>
      </w:r>
    </w:p>
    <w:p w14:paraId="5B44BE21" w14:textId="67D958E7" w:rsidR="008C431D" w:rsidRPr="004742FA" w:rsidRDefault="008C431D" w:rsidP="004742FA">
      <w:pPr>
        <w:adjustRightInd w:val="0"/>
        <w:snapToGrid w:val="0"/>
        <w:spacing w:line="360" w:lineRule="auto"/>
        <w:ind w:firstLineChars="200" w:firstLine="560"/>
        <w:rPr>
          <w:sz w:val="28"/>
          <w:szCs w:val="28"/>
        </w:rPr>
      </w:pPr>
    </w:p>
    <w:p w14:paraId="0EC61761" w14:textId="119875FE" w:rsidR="008E05E7" w:rsidRPr="004742FA" w:rsidRDefault="008E05E7" w:rsidP="004742FA">
      <w:pPr>
        <w:adjustRightInd w:val="0"/>
        <w:snapToGrid w:val="0"/>
        <w:spacing w:line="360" w:lineRule="auto"/>
        <w:ind w:firstLineChars="200" w:firstLine="723"/>
        <w:rPr>
          <w:rFonts w:cs="宋体"/>
          <w:b/>
          <w:bCs/>
          <w:sz w:val="36"/>
          <w:szCs w:val="36"/>
        </w:rPr>
      </w:pPr>
    </w:p>
    <w:p w14:paraId="50353599" w14:textId="77777777" w:rsidR="0087508E" w:rsidRPr="004742FA" w:rsidRDefault="0087508E" w:rsidP="004742FA">
      <w:pPr>
        <w:pBdr>
          <w:bottom w:val="single" w:sz="4" w:space="0" w:color="auto"/>
        </w:pBdr>
        <w:adjustRightInd w:val="0"/>
        <w:snapToGrid w:val="0"/>
        <w:spacing w:line="360" w:lineRule="auto"/>
        <w:jc w:val="center"/>
        <w:rPr>
          <w:rFonts w:cs="宋体"/>
          <w:b/>
          <w:bCs/>
          <w:sz w:val="36"/>
          <w:szCs w:val="36"/>
        </w:rPr>
      </w:pPr>
    </w:p>
    <w:p w14:paraId="54E868DF" w14:textId="77777777" w:rsidR="001647AF" w:rsidRDefault="001647AF" w:rsidP="004742FA">
      <w:pPr>
        <w:pBdr>
          <w:bottom w:val="single" w:sz="4" w:space="0" w:color="auto"/>
        </w:pBdr>
        <w:adjustRightInd w:val="0"/>
        <w:snapToGrid w:val="0"/>
        <w:spacing w:line="360" w:lineRule="auto"/>
        <w:jc w:val="center"/>
        <w:rPr>
          <w:ins w:id="28" w:author="1 1" w:date="2025-07-30T10:05:00Z"/>
          <w:rFonts w:cs="宋体"/>
          <w:b/>
          <w:bCs/>
          <w:sz w:val="36"/>
          <w:szCs w:val="36"/>
        </w:rPr>
      </w:pPr>
    </w:p>
    <w:p w14:paraId="36D80B11" w14:textId="77777777" w:rsidR="004742FA" w:rsidRDefault="004742FA" w:rsidP="004742FA">
      <w:pPr>
        <w:pBdr>
          <w:bottom w:val="single" w:sz="4" w:space="0" w:color="auto"/>
        </w:pBdr>
        <w:adjustRightInd w:val="0"/>
        <w:snapToGrid w:val="0"/>
        <w:spacing w:line="360" w:lineRule="auto"/>
        <w:jc w:val="center"/>
        <w:rPr>
          <w:ins w:id="29" w:author="1 1" w:date="2025-07-30T10:05:00Z"/>
          <w:rFonts w:cs="宋体"/>
          <w:b/>
          <w:bCs/>
          <w:sz w:val="36"/>
          <w:szCs w:val="36"/>
        </w:rPr>
      </w:pPr>
    </w:p>
    <w:p w14:paraId="4E93DCD1" w14:textId="77777777" w:rsidR="004742FA" w:rsidRDefault="004742FA" w:rsidP="004742FA">
      <w:pPr>
        <w:pBdr>
          <w:bottom w:val="single" w:sz="4" w:space="0" w:color="auto"/>
        </w:pBdr>
        <w:adjustRightInd w:val="0"/>
        <w:snapToGrid w:val="0"/>
        <w:spacing w:line="360" w:lineRule="auto"/>
        <w:jc w:val="center"/>
        <w:rPr>
          <w:ins w:id="30" w:author="1 1" w:date="2025-07-30T10:05:00Z"/>
          <w:rFonts w:cs="宋体"/>
          <w:b/>
          <w:bCs/>
          <w:sz w:val="36"/>
          <w:szCs w:val="36"/>
        </w:rPr>
      </w:pPr>
    </w:p>
    <w:p w14:paraId="6899D78F" w14:textId="77777777" w:rsidR="004742FA" w:rsidRDefault="004742FA" w:rsidP="004742FA">
      <w:pPr>
        <w:pBdr>
          <w:bottom w:val="single" w:sz="4" w:space="0" w:color="auto"/>
        </w:pBdr>
        <w:adjustRightInd w:val="0"/>
        <w:snapToGrid w:val="0"/>
        <w:spacing w:line="360" w:lineRule="auto"/>
        <w:jc w:val="center"/>
        <w:rPr>
          <w:ins w:id="31" w:author="1 1" w:date="2025-07-30T10:05:00Z"/>
          <w:rFonts w:cs="宋体"/>
          <w:b/>
          <w:bCs/>
          <w:sz w:val="36"/>
          <w:szCs w:val="36"/>
        </w:rPr>
      </w:pPr>
    </w:p>
    <w:p w14:paraId="31089CA5" w14:textId="77777777" w:rsidR="004742FA" w:rsidRDefault="004742FA" w:rsidP="004742FA">
      <w:pPr>
        <w:pBdr>
          <w:bottom w:val="single" w:sz="4" w:space="0" w:color="auto"/>
        </w:pBdr>
        <w:adjustRightInd w:val="0"/>
        <w:snapToGrid w:val="0"/>
        <w:spacing w:line="360" w:lineRule="auto"/>
        <w:jc w:val="center"/>
        <w:rPr>
          <w:ins w:id="32" w:author="1 1" w:date="2025-07-30T10:05:00Z"/>
          <w:rFonts w:cs="宋体"/>
          <w:b/>
          <w:bCs/>
          <w:sz w:val="36"/>
          <w:szCs w:val="36"/>
        </w:rPr>
      </w:pPr>
    </w:p>
    <w:p w14:paraId="4CBA403C" w14:textId="77777777" w:rsidR="004742FA" w:rsidRDefault="004742FA" w:rsidP="004742FA">
      <w:pPr>
        <w:pBdr>
          <w:bottom w:val="single" w:sz="4" w:space="0" w:color="auto"/>
        </w:pBdr>
        <w:adjustRightInd w:val="0"/>
        <w:snapToGrid w:val="0"/>
        <w:spacing w:line="360" w:lineRule="auto"/>
        <w:jc w:val="center"/>
        <w:rPr>
          <w:ins w:id="33" w:author="1 1" w:date="2025-07-30T10:05:00Z"/>
          <w:rFonts w:cs="宋体"/>
          <w:b/>
          <w:bCs/>
          <w:sz w:val="36"/>
          <w:szCs w:val="36"/>
        </w:rPr>
      </w:pPr>
    </w:p>
    <w:p w14:paraId="73AC340B" w14:textId="77777777" w:rsidR="004742FA" w:rsidRPr="004742FA" w:rsidRDefault="004742FA" w:rsidP="004742FA">
      <w:pPr>
        <w:pBdr>
          <w:bottom w:val="single" w:sz="4" w:space="0" w:color="auto"/>
        </w:pBdr>
        <w:adjustRightInd w:val="0"/>
        <w:snapToGrid w:val="0"/>
        <w:spacing w:line="360" w:lineRule="auto"/>
        <w:jc w:val="center"/>
        <w:rPr>
          <w:rFonts w:cs="宋体"/>
          <w:b/>
          <w:bCs/>
          <w:sz w:val="36"/>
          <w:szCs w:val="36"/>
        </w:rPr>
      </w:pPr>
    </w:p>
    <w:p w14:paraId="0F3FF553" w14:textId="77777777" w:rsidR="001647AF" w:rsidRPr="004742FA" w:rsidRDefault="001647AF" w:rsidP="004742FA">
      <w:pPr>
        <w:pBdr>
          <w:bottom w:val="single" w:sz="4" w:space="0" w:color="auto"/>
        </w:pBdr>
        <w:adjustRightInd w:val="0"/>
        <w:snapToGrid w:val="0"/>
        <w:spacing w:line="360" w:lineRule="auto"/>
        <w:jc w:val="center"/>
        <w:rPr>
          <w:rFonts w:cs="宋体"/>
          <w:b/>
          <w:bCs/>
          <w:sz w:val="36"/>
          <w:szCs w:val="36"/>
        </w:rPr>
      </w:pPr>
    </w:p>
    <w:p w14:paraId="2068F877" w14:textId="1CB89604" w:rsidR="009F6A6B" w:rsidRPr="004742FA" w:rsidRDefault="009F6A6B" w:rsidP="004742FA">
      <w:pPr>
        <w:pBdr>
          <w:bottom w:val="single" w:sz="4" w:space="0" w:color="auto"/>
        </w:pBdr>
        <w:adjustRightInd w:val="0"/>
        <w:snapToGrid w:val="0"/>
        <w:spacing w:line="360" w:lineRule="auto"/>
        <w:jc w:val="center"/>
        <w:rPr>
          <w:b/>
          <w:bCs/>
          <w:sz w:val="36"/>
          <w:szCs w:val="36"/>
        </w:rPr>
      </w:pPr>
      <w:r w:rsidRPr="004742FA">
        <w:rPr>
          <w:rFonts w:cs="宋体" w:hint="eastAsia"/>
          <w:b/>
          <w:bCs/>
          <w:sz w:val="36"/>
          <w:szCs w:val="36"/>
        </w:rPr>
        <w:t>说明书摘要</w:t>
      </w:r>
    </w:p>
    <w:p w14:paraId="1D8A9BC8" w14:textId="6C7623DE" w:rsidR="004742FA" w:rsidRPr="004742FA" w:rsidRDefault="004742FA" w:rsidP="004742FA">
      <w:pPr>
        <w:adjustRightInd w:val="0"/>
        <w:snapToGrid w:val="0"/>
        <w:spacing w:line="360" w:lineRule="auto"/>
        <w:ind w:firstLineChars="200" w:firstLine="560"/>
        <w:rPr>
          <w:sz w:val="28"/>
          <w:szCs w:val="28"/>
        </w:rPr>
      </w:pPr>
      <w:r w:rsidRPr="004742FA">
        <w:rPr>
          <w:rFonts w:hint="eastAsia"/>
          <w:sz w:val="28"/>
          <w:szCs w:val="28"/>
        </w:rPr>
        <w:t>一种基于改进</w:t>
      </w:r>
      <w:r w:rsidRPr="004742FA">
        <w:rPr>
          <w:rFonts w:hint="eastAsia"/>
          <w:sz w:val="28"/>
          <w:szCs w:val="28"/>
        </w:rPr>
        <w:t>YOLOv8n</w:t>
      </w:r>
      <w:r w:rsidRPr="004742FA">
        <w:rPr>
          <w:rFonts w:hint="eastAsia"/>
          <w:sz w:val="28"/>
          <w:szCs w:val="28"/>
        </w:rPr>
        <w:t>航拍视角下的小目标检测方法，包括以下步骤；</w:t>
      </w:r>
      <w:r w:rsidRPr="004742FA">
        <w:rPr>
          <w:rFonts w:hint="eastAsia"/>
          <w:color w:val="000000" w:themeColor="text1"/>
          <w:sz w:val="28"/>
          <w:szCs w:val="28"/>
        </w:rPr>
        <w:t>步骤</w:t>
      </w:r>
      <w:r w:rsidRPr="004742FA">
        <w:rPr>
          <w:rFonts w:hint="eastAsia"/>
          <w:color w:val="000000" w:themeColor="text1"/>
          <w:sz w:val="28"/>
          <w:szCs w:val="28"/>
        </w:rPr>
        <w:t>1</w:t>
      </w:r>
      <w:r w:rsidRPr="004742FA">
        <w:rPr>
          <w:rFonts w:hint="eastAsia"/>
          <w:color w:val="000000" w:themeColor="text1"/>
          <w:sz w:val="28"/>
          <w:szCs w:val="28"/>
        </w:rPr>
        <w:t>，使用无人机航拍所采集到的图像数据集进行图像预处理；步骤</w:t>
      </w:r>
      <w:r w:rsidRPr="004742FA">
        <w:rPr>
          <w:rFonts w:hint="eastAsia"/>
          <w:color w:val="000000" w:themeColor="text1"/>
          <w:sz w:val="28"/>
          <w:szCs w:val="28"/>
        </w:rPr>
        <w:t>2</w:t>
      </w:r>
      <w:r w:rsidRPr="004742FA">
        <w:rPr>
          <w:rFonts w:hint="eastAsia"/>
          <w:color w:val="000000" w:themeColor="text1"/>
          <w:sz w:val="28"/>
          <w:szCs w:val="28"/>
        </w:rPr>
        <w:t>，在</w:t>
      </w:r>
      <w:r w:rsidRPr="004742FA">
        <w:rPr>
          <w:rFonts w:hint="eastAsia"/>
          <w:sz w:val="28"/>
          <w:szCs w:val="28"/>
        </w:rPr>
        <w:t>YOLOv8n</w:t>
      </w:r>
      <w:r w:rsidRPr="004742FA">
        <w:rPr>
          <w:rFonts w:hint="eastAsia"/>
          <w:color w:val="000000" w:themeColor="text1"/>
          <w:sz w:val="28"/>
          <w:szCs w:val="28"/>
        </w:rPr>
        <w:t>主干网络中引入改进</w:t>
      </w:r>
      <w:r w:rsidRPr="004742FA">
        <w:rPr>
          <w:rFonts w:hint="eastAsia"/>
          <w:color w:val="000000" w:themeColor="text1"/>
          <w:sz w:val="28"/>
          <w:szCs w:val="28"/>
        </w:rPr>
        <w:t>C2f</w:t>
      </w:r>
      <w:r w:rsidRPr="004742FA">
        <w:rPr>
          <w:rFonts w:hint="eastAsia"/>
          <w:color w:val="000000" w:themeColor="text1"/>
          <w:sz w:val="28"/>
          <w:szCs w:val="28"/>
        </w:rPr>
        <w:t>后的卷积，构成改进后的</w:t>
      </w:r>
      <w:r w:rsidRPr="004742FA">
        <w:rPr>
          <w:rFonts w:hint="eastAsia"/>
          <w:sz w:val="28"/>
          <w:szCs w:val="28"/>
        </w:rPr>
        <w:t>YOLOv8n</w:t>
      </w:r>
      <w:r w:rsidRPr="004742FA">
        <w:rPr>
          <w:rFonts w:hint="eastAsia"/>
          <w:color w:val="000000" w:themeColor="text1"/>
          <w:sz w:val="28"/>
          <w:szCs w:val="28"/>
        </w:rPr>
        <w:t>主干网络，输出张量；步骤</w:t>
      </w:r>
      <w:r w:rsidRPr="004742FA">
        <w:rPr>
          <w:rFonts w:hint="eastAsia"/>
          <w:color w:val="000000" w:themeColor="text1"/>
          <w:sz w:val="28"/>
          <w:szCs w:val="28"/>
        </w:rPr>
        <w:t>3</w:t>
      </w:r>
      <w:r w:rsidRPr="004742FA">
        <w:rPr>
          <w:rFonts w:hint="eastAsia"/>
          <w:color w:val="000000" w:themeColor="text1"/>
          <w:sz w:val="28"/>
          <w:szCs w:val="28"/>
        </w:rPr>
        <w:t>，在特征融合网络中引入</w:t>
      </w:r>
      <w:r w:rsidRPr="004742FA">
        <w:rPr>
          <w:rFonts w:hint="eastAsia"/>
          <w:color w:val="000000" w:themeColor="text1"/>
          <w:sz w:val="28"/>
          <w:szCs w:val="28"/>
        </w:rPr>
        <w:t>Triplet Attention</w:t>
      </w:r>
      <w:r w:rsidRPr="004742FA">
        <w:rPr>
          <w:rFonts w:hint="eastAsia"/>
          <w:color w:val="000000" w:themeColor="text1"/>
          <w:sz w:val="28"/>
          <w:szCs w:val="28"/>
        </w:rPr>
        <w:t>注意力；对张量进行处理，形成综合注意力图；步骤</w:t>
      </w:r>
      <w:r w:rsidRPr="004742FA">
        <w:rPr>
          <w:rFonts w:hint="eastAsia"/>
          <w:color w:val="000000" w:themeColor="text1"/>
          <w:sz w:val="28"/>
          <w:szCs w:val="28"/>
        </w:rPr>
        <w:t>4</w:t>
      </w:r>
      <w:r w:rsidRPr="004742FA">
        <w:rPr>
          <w:rFonts w:hint="eastAsia"/>
          <w:color w:val="000000" w:themeColor="text1"/>
          <w:sz w:val="28"/>
          <w:szCs w:val="28"/>
        </w:rPr>
        <w:t>，在</w:t>
      </w:r>
      <w:r w:rsidRPr="004742FA">
        <w:rPr>
          <w:rFonts w:hint="eastAsia"/>
          <w:sz w:val="28"/>
          <w:szCs w:val="28"/>
        </w:rPr>
        <w:t>YOLOv8n</w:t>
      </w:r>
      <w:r w:rsidRPr="004742FA">
        <w:rPr>
          <w:rFonts w:hint="eastAsia"/>
          <w:color w:val="000000" w:themeColor="text1"/>
          <w:sz w:val="28"/>
          <w:szCs w:val="28"/>
        </w:rPr>
        <w:t>主干网络中引入</w:t>
      </w:r>
      <w:r w:rsidRPr="004742FA">
        <w:rPr>
          <w:rFonts w:hint="eastAsia"/>
          <w:color w:val="000000" w:themeColor="text1"/>
          <w:sz w:val="28"/>
          <w:szCs w:val="28"/>
        </w:rPr>
        <w:t>Dyhead</w:t>
      </w:r>
      <w:r w:rsidRPr="004742FA">
        <w:rPr>
          <w:rFonts w:hint="eastAsia"/>
          <w:color w:val="000000" w:themeColor="text1"/>
          <w:sz w:val="28"/>
          <w:szCs w:val="28"/>
        </w:rPr>
        <w:t>检测头对综合注意力图进行动态调整特征映射，整合上下文信息；步骤</w:t>
      </w:r>
      <w:r w:rsidRPr="004742FA">
        <w:rPr>
          <w:rFonts w:hint="eastAsia"/>
          <w:color w:val="000000" w:themeColor="text1"/>
          <w:sz w:val="28"/>
          <w:szCs w:val="28"/>
        </w:rPr>
        <w:t>5</w:t>
      </w:r>
      <w:r w:rsidRPr="004742FA">
        <w:rPr>
          <w:rFonts w:hint="eastAsia"/>
          <w:color w:val="000000" w:themeColor="text1"/>
          <w:sz w:val="28"/>
          <w:szCs w:val="28"/>
        </w:rPr>
        <w:t>，对改进后的</w:t>
      </w:r>
      <w:r w:rsidRPr="004742FA">
        <w:rPr>
          <w:rFonts w:hint="eastAsia"/>
          <w:sz w:val="28"/>
          <w:szCs w:val="28"/>
        </w:rPr>
        <w:t>YOLOv8n</w:t>
      </w:r>
      <w:r w:rsidRPr="004742FA">
        <w:rPr>
          <w:rFonts w:hint="eastAsia"/>
          <w:color w:val="000000" w:themeColor="text1"/>
          <w:sz w:val="28"/>
          <w:szCs w:val="28"/>
        </w:rPr>
        <w:t>网络进行优化，增加分辨率更高的小目标检测头；步骤</w:t>
      </w:r>
      <w:r w:rsidRPr="004742FA">
        <w:rPr>
          <w:rFonts w:hint="eastAsia"/>
          <w:color w:val="000000" w:themeColor="text1"/>
          <w:sz w:val="28"/>
          <w:szCs w:val="28"/>
        </w:rPr>
        <w:t>6</w:t>
      </w:r>
      <w:r w:rsidRPr="004742FA">
        <w:rPr>
          <w:rFonts w:hint="eastAsia"/>
          <w:color w:val="000000" w:themeColor="text1"/>
          <w:sz w:val="28"/>
          <w:szCs w:val="28"/>
        </w:rPr>
        <w:t>，使用训练集对改进后的网络模型进行训练，完成模型优化和参数调整，最终得到适用于航拍视角下小目标检测的高性能检测模型，实现</w:t>
      </w:r>
      <w:r w:rsidRPr="004742FA">
        <w:rPr>
          <w:rFonts w:hint="eastAsia"/>
          <w:sz w:val="28"/>
          <w:szCs w:val="28"/>
        </w:rPr>
        <w:t>小目标检测。</w:t>
      </w:r>
      <w:ins w:id="34" w:author="星月 杨" w:date="2025-07-30T16:17:00Z">
        <w:r w:rsidR="00E82F64">
          <w:rPr>
            <w:rFonts w:hint="eastAsia"/>
            <w:sz w:val="28"/>
            <w:szCs w:val="28"/>
          </w:rPr>
          <w:t>本</w:t>
        </w:r>
      </w:ins>
      <w:ins w:id="35" w:author="星月 杨" w:date="2025-07-30T16:18:00Z">
        <w:r w:rsidR="00E82F64">
          <w:rPr>
            <w:rFonts w:hint="eastAsia"/>
            <w:sz w:val="28"/>
            <w:szCs w:val="28"/>
          </w:rPr>
          <w:t>发明</w:t>
        </w:r>
      </w:ins>
      <w:del w:id="36" w:author="星月 杨" w:date="2025-07-30T16:17:00Z">
        <w:r w:rsidRPr="004742FA" w:rsidDel="00E82F64">
          <w:rPr>
            <w:rFonts w:hint="eastAsia"/>
            <w:sz w:val="28"/>
            <w:szCs w:val="28"/>
          </w:rPr>
          <w:delText>奔放</w:delText>
        </w:r>
      </w:del>
      <w:r w:rsidRPr="004742FA">
        <w:rPr>
          <w:rFonts w:hint="eastAsia"/>
          <w:color w:val="000000" w:themeColor="text1"/>
          <w:sz w:val="28"/>
          <w:szCs w:val="28"/>
        </w:rPr>
        <w:t>减少了小目标的损失，有助于检测小目标。</w:t>
      </w:r>
    </w:p>
    <w:p w14:paraId="3C3F49D6" w14:textId="77777777" w:rsidR="004742FA" w:rsidRPr="004742FA" w:rsidRDefault="004742FA" w:rsidP="004742FA">
      <w:pPr>
        <w:adjustRightInd w:val="0"/>
        <w:snapToGrid w:val="0"/>
        <w:spacing w:line="360" w:lineRule="auto"/>
        <w:ind w:firstLineChars="200" w:firstLine="560"/>
        <w:rPr>
          <w:sz w:val="28"/>
          <w:szCs w:val="28"/>
        </w:rPr>
      </w:pPr>
    </w:p>
    <w:p w14:paraId="27802CFA" w14:textId="1B41EE64" w:rsidR="001647AF" w:rsidRPr="004742FA" w:rsidRDefault="001647AF" w:rsidP="004742FA">
      <w:pPr>
        <w:adjustRightInd w:val="0"/>
        <w:snapToGrid w:val="0"/>
        <w:spacing w:line="360" w:lineRule="auto"/>
        <w:ind w:firstLineChars="200" w:firstLine="560"/>
        <w:rPr>
          <w:kern w:val="0"/>
          <w:sz w:val="28"/>
          <w:szCs w:val="28"/>
        </w:rPr>
      </w:pPr>
    </w:p>
    <w:p w14:paraId="4BFF58B6" w14:textId="329EB7D1" w:rsidR="002A43B0" w:rsidRPr="004742FA" w:rsidRDefault="002A43B0" w:rsidP="004742FA">
      <w:pPr>
        <w:adjustRightInd w:val="0"/>
        <w:snapToGrid w:val="0"/>
        <w:spacing w:line="360" w:lineRule="auto"/>
        <w:ind w:firstLineChars="200" w:firstLine="560"/>
        <w:rPr>
          <w:sz w:val="28"/>
          <w:szCs w:val="28"/>
        </w:rPr>
      </w:pPr>
    </w:p>
    <w:p w14:paraId="12AFA0DA" w14:textId="77777777" w:rsidR="002A43B0" w:rsidRPr="004742FA" w:rsidRDefault="002A43B0" w:rsidP="004742FA">
      <w:pPr>
        <w:adjustRightInd w:val="0"/>
        <w:snapToGrid w:val="0"/>
        <w:spacing w:line="360" w:lineRule="auto"/>
        <w:ind w:firstLineChars="200" w:firstLine="560"/>
        <w:rPr>
          <w:sz w:val="28"/>
          <w:szCs w:val="28"/>
        </w:rPr>
      </w:pPr>
    </w:p>
    <w:p w14:paraId="419E6036" w14:textId="257268CF" w:rsidR="00296BD1" w:rsidRPr="004742FA" w:rsidRDefault="00296BD1" w:rsidP="004742FA">
      <w:pPr>
        <w:adjustRightInd w:val="0"/>
        <w:snapToGrid w:val="0"/>
        <w:spacing w:line="360" w:lineRule="auto"/>
        <w:ind w:firstLineChars="200" w:firstLine="560"/>
        <w:rPr>
          <w:sz w:val="28"/>
          <w:szCs w:val="28"/>
        </w:rPr>
      </w:pPr>
    </w:p>
    <w:p w14:paraId="0E86619B"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46ADC7E7"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4829B846"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2549506F"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6713EF81"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359D92DB"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19F95C60"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1CE4719C"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78683B0B"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1B6DD0DD" w14:textId="77777777" w:rsidR="000D4EFE" w:rsidRPr="004742FA" w:rsidRDefault="000D4EFE" w:rsidP="004742FA">
      <w:pPr>
        <w:pBdr>
          <w:bottom w:val="single" w:sz="4" w:space="0" w:color="auto"/>
        </w:pBdr>
        <w:adjustRightInd w:val="0"/>
        <w:snapToGrid w:val="0"/>
        <w:spacing w:line="360" w:lineRule="auto"/>
        <w:jc w:val="center"/>
        <w:rPr>
          <w:rFonts w:cs="宋体"/>
          <w:b/>
          <w:bCs/>
          <w:sz w:val="36"/>
          <w:szCs w:val="36"/>
        </w:rPr>
      </w:pPr>
    </w:p>
    <w:p w14:paraId="4AF8324B" w14:textId="77777777" w:rsidR="0087508E" w:rsidRPr="004742FA" w:rsidRDefault="0087508E" w:rsidP="004742FA">
      <w:pPr>
        <w:pBdr>
          <w:bottom w:val="single" w:sz="4" w:space="0" w:color="auto"/>
        </w:pBdr>
        <w:adjustRightInd w:val="0"/>
        <w:snapToGrid w:val="0"/>
        <w:spacing w:line="360" w:lineRule="auto"/>
        <w:jc w:val="center"/>
        <w:rPr>
          <w:rFonts w:cs="宋体"/>
          <w:b/>
          <w:bCs/>
          <w:sz w:val="36"/>
          <w:szCs w:val="36"/>
        </w:rPr>
      </w:pPr>
    </w:p>
    <w:p w14:paraId="0C05E048" w14:textId="37749D1C" w:rsidR="009F6A6B" w:rsidRPr="004742FA" w:rsidRDefault="009F6A6B" w:rsidP="004742FA">
      <w:pPr>
        <w:pBdr>
          <w:bottom w:val="single" w:sz="4" w:space="0" w:color="auto"/>
        </w:pBdr>
        <w:adjustRightInd w:val="0"/>
        <w:snapToGrid w:val="0"/>
        <w:spacing w:line="360" w:lineRule="auto"/>
        <w:jc w:val="center"/>
        <w:rPr>
          <w:b/>
          <w:bCs/>
          <w:sz w:val="36"/>
          <w:szCs w:val="36"/>
        </w:rPr>
      </w:pPr>
      <w:r w:rsidRPr="004742FA">
        <w:rPr>
          <w:rFonts w:cs="宋体" w:hint="eastAsia"/>
          <w:b/>
          <w:bCs/>
          <w:sz w:val="36"/>
          <w:szCs w:val="36"/>
        </w:rPr>
        <w:t>摘要附图</w:t>
      </w:r>
    </w:p>
    <w:p w14:paraId="5879DF5B" w14:textId="0B16DFB7" w:rsidR="009F6A6B" w:rsidRPr="004742FA" w:rsidRDefault="006613D8" w:rsidP="004742FA">
      <w:pPr>
        <w:adjustRightInd w:val="0"/>
        <w:snapToGrid w:val="0"/>
        <w:spacing w:beforeLines="100" w:before="312" w:line="360" w:lineRule="auto"/>
        <w:jc w:val="center"/>
        <w:rPr>
          <w:rFonts w:cs="宋体"/>
          <w:kern w:val="0"/>
          <w:sz w:val="28"/>
          <w:szCs w:val="28"/>
        </w:rPr>
      </w:pPr>
      <w:r w:rsidRPr="004742FA">
        <w:rPr>
          <w:rFonts w:hint="eastAsia"/>
        </w:rPr>
        <w:object w:dxaOrig="14496" w:dyaOrig="10429" w14:anchorId="5C42D5F4">
          <v:shape id="_x0000_i1138" type="#_x0000_t75" style="width:486.75pt;height:350.25pt" o:ole="">
            <v:imagedata r:id="rId117" o:title=""/>
          </v:shape>
          <o:OLEObject Type="Embed" ProgID="Visio.Drawing.15" ShapeID="_x0000_i1138" DrawAspect="Content" ObjectID="_1815398792" r:id="rId172"/>
        </w:object>
      </w:r>
    </w:p>
    <w:p w14:paraId="567A7E8C" w14:textId="77777777" w:rsidR="009F6A6B" w:rsidRPr="004742FA" w:rsidRDefault="009F6A6B" w:rsidP="004742FA">
      <w:pPr>
        <w:adjustRightInd w:val="0"/>
        <w:snapToGrid w:val="0"/>
        <w:spacing w:beforeLines="100" w:before="312" w:line="360" w:lineRule="auto"/>
        <w:jc w:val="center"/>
        <w:rPr>
          <w:b/>
          <w:kern w:val="0"/>
          <w:sz w:val="28"/>
        </w:rPr>
      </w:pPr>
    </w:p>
    <w:p w14:paraId="0C3D1ED5" w14:textId="77777777" w:rsidR="009F6A6B" w:rsidRPr="004742FA" w:rsidRDefault="009F6A6B" w:rsidP="004742FA">
      <w:pPr>
        <w:adjustRightInd w:val="0"/>
        <w:snapToGrid w:val="0"/>
        <w:spacing w:beforeLines="100" w:before="312" w:line="360" w:lineRule="auto"/>
        <w:jc w:val="center"/>
        <w:rPr>
          <w:rFonts w:cs="宋体"/>
          <w:kern w:val="0"/>
          <w:sz w:val="28"/>
          <w:szCs w:val="28"/>
        </w:rPr>
      </w:pPr>
    </w:p>
    <w:sectPr w:rsidR="009F6A6B" w:rsidRPr="004742FA" w:rsidSect="00661E3E">
      <w:pgSz w:w="11906" w:h="16838"/>
      <w:pgMar w:top="1418" w:right="851" w:bottom="1418" w:left="85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1 1" w:date="2025-07-30T14:55:00Z" w:initials="11">
    <w:p w14:paraId="7C2D119C" w14:textId="50F895C2" w:rsidR="00B47C4B" w:rsidRDefault="00B47C4B">
      <w:pPr>
        <w:pStyle w:val="ad"/>
      </w:pPr>
      <w:r>
        <w:rPr>
          <w:rStyle w:val="ac"/>
        </w:rPr>
        <w:annotationRef/>
      </w:r>
      <w:r>
        <w:t>作用是？</w:t>
      </w:r>
    </w:p>
  </w:comment>
  <w:comment w:id="20" w:author="1 1" w:date="2025-07-30T14:56:00Z" w:initials="11">
    <w:p w14:paraId="52E491B1" w14:textId="2FF8DCCF" w:rsidR="00B47C4B" w:rsidRDefault="00B47C4B">
      <w:pPr>
        <w:pStyle w:val="ad"/>
      </w:pPr>
      <w:r>
        <w:rPr>
          <w:rStyle w:val="ac"/>
        </w:rPr>
        <w:annotationRef/>
      </w:r>
      <w:r>
        <w:rPr>
          <w:rFonts w:hint="eastAsia"/>
        </w:rPr>
        <w:t>描述过于简单，需要详细说明一下</w:t>
      </w:r>
    </w:p>
  </w:comment>
  <w:comment w:id="24" w:author="1 1" w:date="2025-07-30T14:56:00Z" w:initials="11">
    <w:p w14:paraId="472375CF" w14:textId="3BAC435D" w:rsidR="00B47C4B" w:rsidRPr="00B47C4B" w:rsidRDefault="00B47C4B" w:rsidP="00B47C4B">
      <w:pPr>
        <w:pStyle w:val="ad"/>
      </w:pPr>
      <w:r>
        <w:rPr>
          <w:rStyle w:val="ac"/>
        </w:rPr>
        <w:annotationRef/>
      </w:r>
      <w:r>
        <w:rPr>
          <w:rFonts w:hint="eastAsia"/>
        </w:rPr>
        <w:t>请确认，</w:t>
      </w:r>
      <w:r>
        <w:t>前面说</w:t>
      </w:r>
      <w:r>
        <w:t>“</w:t>
      </w:r>
      <w:r w:rsidRPr="00FC4FE5">
        <w:rPr>
          <w:rFonts w:hint="eastAsia"/>
        </w:rPr>
        <w:t>对</w:t>
      </w:r>
      <w:r w:rsidRPr="00FC4FE5">
        <w:rPr>
          <w:rFonts w:hint="eastAsia"/>
        </w:rPr>
        <w:t>C2f</w:t>
      </w:r>
      <w:r w:rsidRPr="00FC4FE5">
        <w:rPr>
          <w:rFonts w:hint="eastAsia"/>
        </w:rPr>
        <w:t>模块进行改进</w:t>
      </w:r>
      <w:r>
        <w:t>”</w:t>
      </w:r>
    </w:p>
    <w:p w14:paraId="5AF14A2E" w14:textId="366B5C71" w:rsidR="00B47C4B" w:rsidRPr="00B47C4B" w:rsidRDefault="00B47C4B">
      <w:pPr>
        <w:pStyle w:val="ad"/>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2D119C" w15:done="0"/>
  <w15:commentEx w15:paraId="52E491B1" w15:done="0"/>
  <w15:commentEx w15:paraId="5AF14A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B6353D7" w16cex:dateUtc="2025-07-30T06:55:00Z"/>
  <w16cex:commentExtensible w16cex:durableId="5FCC12D6" w16cex:dateUtc="2025-07-30T06:56:00Z"/>
  <w16cex:commentExtensible w16cex:durableId="1E7A3BB6" w16cex:dateUtc="2025-07-30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2D119C" w16cid:durableId="5B6353D7"/>
  <w16cid:commentId w16cid:paraId="52E491B1" w16cid:durableId="5FCC12D6"/>
  <w16cid:commentId w16cid:paraId="5AF14A2E" w16cid:durableId="1E7A3B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0EAF3" w14:textId="77777777" w:rsidR="00E955A9" w:rsidRDefault="00E955A9" w:rsidP="00C11F9A">
      <w:r>
        <w:separator/>
      </w:r>
    </w:p>
  </w:endnote>
  <w:endnote w:type="continuationSeparator" w:id="0">
    <w:p w14:paraId="0F4B6EAF" w14:textId="77777777" w:rsidR="00E955A9" w:rsidRDefault="00E955A9" w:rsidP="00C11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Minion Pro">
    <w:altName w:val="宋体"/>
    <w:charset w:val="00"/>
    <w:family w:val="roman"/>
    <w:pitch w:val="default"/>
    <w:sig w:usb0="00000000" w:usb1="00000000" w:usb2="00000000" w:usb3="00000000" w:csb0="0000019F" w:csb1="00000000"/>
  </w:font>
  <w:font w:name="Minion Pro SmBd">
    <w:altName w:val="宋体"/>
    <w:charset w:val="00"/>
    <w:family w:val="roman"/>
    <w:pitch w:val="default"/>
    <w:sig w:usb0="00000000" w:usb1="00000000" w:usb2="00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E4A3" w14:textId="77777777" w:rsidR="00E955A9" w:rsidRDefault="00E955A9" w:rsidP="00C11F9A">
      <w:r>
        <w:separator/>
      </w:r>
    </w:p>
  </w:footnote>
  <w:footnote w:type="continuationSeparator" w:id="0">
    <w:p w14:paraId="2D2D11C2" w14:textId="77777777" w:rsidR="00E955A9" w:rsidRDefault="00E955A9" w:rsidP="00C11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6390E0"/>
    <w:multiLevelType w:val="multilevel"/>
    <w:tmpl w:val="856390E0"/>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4B37E0D"/>
    <w:multiLevelType w:val="hybridMultilevel"/>
    <w:tmpl w:val="1FCAF2AE"/>
    <w:lvl w:ilvl="0" w:tplc="F074202E">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3415B"/>
    <w:multiLevelType w:val="multilevel"/>
    <w:tmpl w:val="0D63415B"/>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115E03D1"/>
    <w:multiLevelType w:val="hybridMultilevel"/>
    <w:tmpl w:val="C8A62150"/>
    <w:lvl w:ilvl="0" w:tplc="10E80ED8">
      <w:start w:val="1"/>
      <w:numFmt w:val="lowerRoman"/>
      <w:lvlText w:val="（%1）"/>
      <w:lvlJc w:val="left"/>
      <w:pPr>
        <w:ind w:left="2220" w:hanging="108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 w15:restartNumberingAfterBreak="0">
    <w:nsid w:val="14FF3F99"/>
    <w:multiLevelType w:val="hybridMultilevel"/>
    <w:tmpl w:val="88AC921C"/>
    <w:lvl w:ilvl="0" w:tplc="BAD89A6C">
      <w:start w:val="1"/>
      <w:numFmt w:val="lowerLetter"/>
      <w:lvlText w:val="（%1）"/>
      <w:lvlJc w:val="left"/>
      <w:pPr>
        <w:ind w:left="1920" w:hanging="720"/>
      </w:pPr>
      <w:rPr>
        <w:rFonts w:cs="Times New Roman"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5" w15:restartNumberingAfterBreak="0">
    <w:nsid w:val="1AB13F68"/>
    <w:multiLevelType w:val="hybridMultilevel"/>
    <w:tmpl w:val="262A6D4E"/>
    <w:lvl w:ilvl="0" w:tplc="A46E82B6">
      <w:start w:val="1"/>
      <w:numFmt w:val="decimal"/>
      <w:pStyle w:val="6"/>
      <w:lvlText w:val="3.%1"/>
      <w:lvlJc w:val="left"/>
      <w:pPr>
        <w:ind w:left="618" w:hanging="420"/>
      </w:pPr>
      <w:rPr>
        <w:rFonts w:ascii="Times New Roman" w:eastAsia="黑体" w:hAnsi="Times New Roman" w:hint="default"/>
        <w:b/>
        <w:i w:val="0"/>
        <w:sz w:val="30"/>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pStyle w:val="7"/>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6" w15:restartNumberingAfterBreak="0">
    <w:nsid w:val="1C2D1F30"/>
    <w:multiLevelType w:val="multilevel"/>
    <w:tmpl w:val="0409001D"/>
    <w:styleLink w:val="2"/>
    <w:lvl w:ilvl="0">
      <w:start w:val="8"/>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2D1B2599"/>
    <w:multiLevelType w:val="hybridMultilevel"/>
    <w:tmpl w:val="141862AC"/>
    <w:lvl w:ilvl="0" w:tplc="2D3A977C">
      <w:start w:val="1"/>
      <w:numFmt w:val="decimal"/>
      <w:lvlText w:val="(%1)"/>
      <w:lvlJc w:val="left"/>
      <w:pPr>
        <w:ind w:left="1210" w:hanging="36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8" w15:restartNumberingAfterBreak="0">
    <w:nsid w:val="2EAF1EC7"/>
    <w:multiLevelType w:val="multilevel"/>
    <w:tmpl w:val="DBBC41F2"/>
    <w:lvl w:ilvl="0">
      <w:start w:val="1"/>
      <w:numFmt w:val="decimal"/>
      <w:lvlText w:val="%1."/>
      <w:lvlJc w:val="left"/>
      <w:pPr>
        <w:ind w:left="360" w:hanging="360"/>
      </w:pPr>
      <w:rPr>
        <w:rFonts w:ascii="Times New Roman" w:hAnsi="Times New Roman" w:cs="Times New Roman" w:hint="default"/>
        <w:sz w:val="28"/>
        <w:szCs w:val="28"/>
      </w:rPr>
    </w:lvl>
    <w:lvl w:ilvl="1">
      <w:start w:val="1"/>
      <w:numFmt w:val="decimal"/>
      <w:lvlText w:val="%2."/>
      <w:lvlJc w:val="left"/>
      <w:pPr>
        <w:ind w:left="1160" w:hanging="720"/>
      </w:pPr>
      <w:rPr>
        <w:rFonts w:hint="eastAsia"/>
        <w:sz w:val="28"/>
        <w:szCs w:val="28"/>
      </w:rPr>
    </w:lvl>
    <w:lvl w:ilvl="2">
      <w:start w:val="1"/>
      <w:numFmt w:val="decimal"/>
      <w:lvlText w:val="（%3）"/>
      <w:lvlJc w:val="left"/>
      <w:pPr>
        <w:ind w:left="1600" w:hanging="720"/>
      </w:pPr>
      <w:rPr>
        <w:rFonts w:hint="default"/>
        <w:lang w:val="en-US"/>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15D0011"/>
    <w:multiLevelType w:val="hybridMultilevel"/>
    <w:tmpl w:val="B3728C08"/>
    <w:lvl w:ilvl="0" w:tplc="4A4A7CF8">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32873415"/>
    <w:multiLevelType w:val="hybridMultilevel"/>
    <w:tmpl w:val="10DC43F0"/>
    <w:lvl w:ilvl="0" w:tplc="D724F88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 w15:restartNumberingAfterBreak="0">
    <w:nsid w:val="50BD2BF1"/>
    <w:multiLevelType w:val="hybridMultilevel"/>
    <w:tmpl w:val="42CACB5A"/>
    <w:lvl w:ilvl="0" w:tplc="45D68BD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97F33C2"/>
    <w:multiLevelType w:val="hybridMultilevel"/>
    <w:tmpl w:val="30E646C0"/>
    <w:lvl w:ilvl="0" w:tplc="10E80ED8">
      <w:start w:val="1"/>
      <w:numFmt w:val="lowerRoman"/>
      <w:lvlText w:val="（%1）"/>
      <w:lvlJc w:val="left"/>
      <w:pPr>
        <w:ind w:left="2220" w:hanging="108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4" w15:restartNumberingAfterBreak="0">
    <w:nsid w:val="59D04D0F"/>
    <w:multiLevelType w:val="hybridMultilevel"/>
    <w:tmpl w:val="E3B4FAC2"/>
    <w:lvl w:ilvl="0" w:tplc="45D68BDE">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BB05611"/>
    <w:multiLevelType w:val="singleLevel"/>
    <w:tmpl w:val="5BB05611"/>
    <w:lvl w:ilvl="0">
      <w:start w:val="2"/>
      <w:numFmt w:val="decimal"/>
      <w:suff w:val="nothing"/>
      <w:lvlText w:val="（%1）"/>
      <w:lvlJc w:val="left"/>
    </w:lvl>
  </w:abstractNum>
  <w:abstractNum w:abstractNumId="16" w15:restartNumberingAfterBreak="0">
    <w:nsid w:val="671C75A9"/>
    <w:multiLevelType w:val="hybridMultilevel"/>
    <w:tmpl w:val="6428A822"/>
    <w:lvl w:ilvl="0" w:tplc="5E00C4B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0F4164E"/>
    <w:multiLevelType w:val="multilevel"/>
    <w:tmpl w:val="7FE41C07"/>
    <w:lvl w:ilvl="0">
      <w:start w:val="1"/>
      <w:numFmt w:val="decimal"/>
      <w:lvlText w:val="%1."/>
      <w:lvlJc w:val="left"/>
      <w:pPr>
        <w:ind w:left="720" w:hanging="360"/>
      </w:pPr>
      <w:rPr>
        <w:rFonts w:hAnsi="宋体" w:hint="default"/>
        <w:sz w:val="24"/>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 w15:restartNumberingAfterBreak="0">
    <w:nsid w:val="75730A0C"/>
    <w:multiLevelType w:val="multilevel"/>
    <w:tmpl w:val="0409001D"/>
    <w:styleLink w:val="3"/>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9" w15:restartNumberingAfterBreak="0">
    <w:nsid w:val="7FE41C07"/>
    <w:multiLevelType w:val="multilevel"/>
    <w:tmpl w:val="7FE41C07"/>
    <w:lvl w:ilvl="0">
      <w:start w:val="1"/>
      <w:numFmt w:val="decimal"/>
      <w:lvlText w:val="%1."/>
      <w:lvlJc w:val="left"/>
      <w:pPr>
        <w:ind w:left="720" w:hanging="360"/>
      </w:pPr>
      <w:rPr>
        <w:rFonts w:hAnsi="宋体" w:hint="default"/>
        <w:sz w:val="24"/>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16cid:durableId="214586393">
    <w:abstractNumId w:val="6"/>
  </w:num>
  <w:num w:numId="2" w16cid:durableId="959065613">
    <w:abstractNumId w:val="18"/>
  </w:num>
  <w:num w:numId="3" w16cid:durableId="1561474468">
    <w:abstractNumId w:val="1"/>
  </w:num>
  <w:num w:numId="4" w16cid:durableId="1672879016">
    <w:abstractNumId w:val="11"/>
  </w:num>
  <w:num w:numId="5" w16cid:durableId="1621451401">
    <w:abstractNumId w:val="16"/>
  </w:num>
  <w:num w:numId="6" w16cid:durableId="211308761">
    <w:abstractNumId w:val="5"/>
  </w:num>
  <w:num w:numId="7" w16cid:durableId="1146387142">
    <w:abstractNumId w:val="7"/>
  </w:num>
  <w:num w:numId="8" w16cid:durableId="1897203160">
    <w:abstractNumId w:val="8"/>
  </w:num>
  <w:num w:numId="9" w16cid:durableId="626476203">
    <w:abstractNumId w:val="2"/>
  </w:num>
  <w:num w:numId="10" w16cid:durableId="1523282091">
    <w:abstractNumId w:val="12"/>
  </w:num>
  <w:num w:numId="11" w16cid:durableId="854342330">
    <w:abstractNumId w:val="14"/>
  </w:num>
  <w:num w:numId="12" w16cid:durableId="2015185144">
    <w:abstractNumId w:val="10"/>
  </w:num>
  <w:num w:numId="13" w16cid:durableId="144705463">
    <w:abstractNumId w:val="3"/>
  </w:num>
  <w:num w:numId="14" w16cid:durableId="1409352900">
    <w:abstractNumId w:val="13"/>
  </w:num>
  <w:num w:numId="15" w16cid:durableId="2092581382">
    <w:abstractNumId w:val="9"/>
  </w:num>
  <w:num w:numId="16" w16cid:durableId="380519363">
    <w:abstractNumId w:val="17"/>
  </w:num>
  <w:num w:numId="17" w16cid:durableId="650905987">
    <w:abstractNumId w:val="19"/>
  </w:num>
  <w:num w:numId="18" w16cid:durableId="2037730736">
    <w:abstractNumId w:val="0"/>
  </w:num>
  <w:num w:numId="19" w16cid:durableId="499854478">
    <w:abstractNumId w:val="15"/>
  </w:num>
  <w:num w:numId="20" w16cid:durableId="87519896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星月 杨">
    <w15:presenceInfo w15:providerId="Windows Live" w15:userId="499417d2b9a597af"/>
  </w15:person>
  <w15:person w15:author="1 1">
    <w15:presenceInfo w15:providerId="Windows Live" w15:userId="c28fda4e90a6eb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GwNDcyNTc3MzK3NLBU0lEKTi0uzszPAykwqgUAuJZVRywAAAA="/>
    <w:docVar w:name="currentStyleCount" w:val="5"/>
  </w:docVars>
  <w:rsids>
    <w:rsidRoot w:val="009F6A6B"/>
    <w:rsid w:val="00001C07"/>
    <w:rsid w:val="0000267A"/>
    <w:rsid w:val="00002F6F"/>
    <w:rsid w:val="0000383E"/>
    <w:rsid w:val="000074E6"/>
    <w:rsid w:val="00011B61"/>
    <w:rsid w:val="00013D1B"/>
    <w:rsid w:val="00014975"/>
    <w:rsid w:val="00014B37"/>
    <w:rsid w:val="00015E00"/>
    <w:rsid w:val="00015E72"/>
    <w:rsid w:val="000164D7"/>
    <w:rsid w:val="00020C41"/>
    <w:rsid w:val="000219EC"/>
    <w:rsid w:val="0002244B"/>
    <w:rsid w:val="0002257E"/>
    <w:rsid w:val="000229BB"/>
    <w:rsid w:val="00023FE7"/>
    <w:rsid w:val="00026A54"/>
    <w:rsid w:val="00026AA9"/>
    <w:rsid w:val="00026D9C"/>
    <w:rsid w:val="0002743A"/>
    <w:rsid w:val="00033FC7"/>
    <w:rsid w:val="0003500C"/>
    <w:rsid w:val="00035D55"/>
    <w:rsid w:val="00040FD5"/>
    <w:rsid w:val="000410BC"/>
    <w:rsid w:val="00041551"/>
    <w:rsid w:val="00043A1C"/>
    <w:rsid w:val="00044A33"/>
    <w:rsid w:val="000452A5"/>
    <w:rsid w:val="0004567C"/>
    <w:rsid w:val="000459A1"/>
    <w:rsid w:val="00045B52"/>
    <w:rsid w:val="00046A9D"/>
    <w:rsid w:val="00046B40"/>
    <w:rsid w:val="0005082B"/>
    <w:rsid w:val="00053630"/>
    <w:rsid w:val="00055B2E"/>
    <w:rsid w:val="00056714"/>
    <w:rsid w:val="00064625"/>
    <w:rsid w:val="000658EC"/>
    <w:rsid w:val="000667BA"/>
    <w:rsid w:val="00067D5A"/>
    <w:rsid w:val="00067E82"/>
    <w:rsid w:val="00073245"/>
    <w:rsid w:val="000736EC"/>
    <w:rsid w:val="000740CB"/>
    <w:rsid w:val="00074FE9"/>
    <w:rsid w:val="000750AF"/>
    <w:rsid w:val="000756E5"/>
    <w:rsid w:val="00080615"/>
    <w:rsid w:val="000810B7"/>
    <w:rsid w:val="00083263"/>
    <w:rsid w:val="00084CA2"/>
    <w:rsid w:val="00084DB7"/>
    <w:rsid w:val="00085C1C"/>
    <w:rsid w:val="000861DE"/>
    <w:rsid w:val="000879D6"/>
    <w:rsid w:val="000902C1"/>
    <w:rsid w:val="00090998"/>
    <w:rsid w:val="00091443"/>
    <w:rsid w:val="00092D43"/>
    <w:rsid w:val="000948F4"/>
    <w:rsid w:val="000951E5"/>
    <w:rsid w:val="000955F7"/>
    <w:rsid w:val="000960D4"/>
    <w:rsid w:val="00096536"/>
    <w:rsid w:val="00096B58"/>
    <w:rsid w:val="00096C21"/>
    <w:rsid w:val="00097712"/>
    <w:rsid w:val="000A0903"/>
    <w:rsid w:val="000A39CB"/>
    <w:rsid w:val="000B0EC1"/>
    <w:rsid w:val="000B3AC1"/>
    <w:rsid w:val="000B440E"/>
    <w:rsid w:val="000B4749"/>
    <w:rsid w:val="000C0063"/>
    <w:rsid w:val="000C0278"/>
    <w:rsid w:val="000C0907"/>
    <w:rsid w:val="000C224E"/>
    <w:rsid w:val="000C2428"/>
    <w:rsid w:val="000C3458"/>
    <w:rsid w:val="000C3494"/>
    <w:rsid w:val="000C54C7"/>
    <w:rsid w:val="000C5FC8"/>
    <w:rsid w:val="000C661A"/>
    <w:rsid w:val="000D062F"/>
    <w:rsid w:val="000D11C4"/>
    <w:rsid w:val="000D394F"/>
    <w:rsid w:val="000D4AAF"/>
    <w:rsid w:val="000D4D3C"/>
    <w:rsid w:val="000D4EFE"/>
    <w:rsid w:val="000D592A"/>
    <w:rsid w:val="000D648B"/>
    <w:rsid w:val="000E187D"/>
    <w:rsid w:val="000E3149"/>
    <w:rsid w:val="000E4368"/>
    <w:rsid w:val="000E665F"/>
    <w:rsid w:val="000F0058"/>
    <w:rsid w:val="000F1F1E"/>
    <w:rsid w:val="000F4384"/>
    <w:rsid w:val="000F57EA"/>
    <w:rsid w:val="000F6D69"/>
    <w:rsid w:val="000F7778"/>
    <w:rsid w:val="00100EE5"/>
    <w:rsid w:val="00103E45"/>
    <w:rsid w:val="00105D47"/>
    <w:rsid w:val="00105F0E"/>
    <w:rsid w:val="001077D1"/>
    <w:rsid w:val="001131E1"/>
    <w:rsid w:val="00114004"/>
    <w:rsid w:val="001143C9"/>
    <w:rsid w:val="001201A6"/>
    <w:rsid w:val="001231A3"/>
    <w:rsid w:val="00126272"/>
    <w:rsid w:val="00127AAD"/>
    <w:rsid w:val="00130EFC"/>
    <w:rsid w:val="001337A0"/>
    <w:rsid w:val="001339CC"/>
    <w:rsid w:val="00134ADF"/>
    <w:rsid w:val="001350D8"/>
    <w:rsid w:val="00141292"/>
    <w:rsid w:val="001449E0"/>
    <w:rsid w:val="00146CAE"/>
    <w:rsid w:val="00146DE5"/>
    <w:rsid w:val="00147CD9"/>
    <w:rsid w:val="00147F08"/>
    <w:rsid w:val="00150430"/>
    <w:rsid w:val="001525EE"/>
    <w:rsid w:val="00153C9C"/>
    <w:rsid w:val="00155209"/>
    <w:rsid w:val="00155F6D"/>
    <w:rsid w:val="0016023D"/>
    <w:rsid w:val="00160809"/>
    <w:rsid w:val="00161971"/>
    <w:rsid w:val="00163579"/>
    <w:rsid w:val="00163E68"/>
    <w:rsid w:val="001647AF"/>
    <w:rsid w:val="00170159"/>
    <w:rsid w:val="0017044B"/>
    <w:rsid w:val="00174ECC"/>
    <w:rsid w:val="00175D1F"/>
    <w:rsid w:val="00183A2F"/>
    <w:rsid w:val="00185CA1"/>
    <w:rsid w:val="00186A28"/>
    <w:rsid w:val="001872A3"/>
    <w:rsid w:val="00187455"/>
    <w:rsid w:val="00191344"/>
    <w:rsid w:val="001921DD"/>
    <w:rsid w:val="001925C3"/>
    <w:rsid w:val="00193B1F"/>
    <w:rsid w:val="00194361"/>
    <w:rsid w:val="00194FB0"/>
    <w:rsid w:val="00195560"/>
    <w:rsid w:val="001A2956"/>
    <w:rsid w:val="001A45FB"/>
    <w:rsid w:val="001A65FE"/>
    <w:rsid w:val="001A66F6"/>
    <w:rsid w:val="001B2135"/>
    <w:rsid w:val="001B26C0"/>
    <w:rsid w:val="001B2774"/>
    <w:rsid w:val="001B58DC"/>
    <w:rsid w:val="001B72CB"/>
    <w:rsid w:val="001C053F"/>
    <w:rsid w:val="001C05E4"/>
    <w:rsid w:val="001C0FC0"/>
    <w:rsid w:val="001C187E"/>
    <w:rsid w:val="001C1FAA"/>
    <w:rsid w:val="001C317C"/>
    <w:rsid w:val="001C3ADC"/>
    <w:rsid w:val="001C5166"/>
    <w:rsid w:val="001C5960"/>
    <w:rsid w:val="001C67D5"/>
    <w:rsid w:val="001C7392"/>
    <w:rsid w:val="001D0433"/>
    <w:rsid w:val="001D1EAD"/>
    <w:rsid w:val="001D2371"/>
    <w:rsid w:val="001D78E8"/>
    <w:rsid w:val="001E0D2C"/>
    <w:rsid w:val="001E472B"/>
    <w:rsid w:val="001E544E"/>
    <w:rsid w:val="001E723C"/>
    <w:rsid w:val="001F0DB0"/>
    <w:rsid w:val="001F0E55"/>
    <w:rsid w:val="001F0EFC"/>
    <w:rsid w:val="001F1394"/>
    <w:rsid w:val="001F1A28"/>
    <w:rsid w:val="001F2D22"/>
    <w:rsid w:val="001F348C"/>
    <w:rsid w:val="001F3678"/>
    <w:rsid w:val="001F42B0"/>
    <w:rsid w:val="001F6942"/>
    <w:rsid w:val="00202233"/>
    <w:rsid w:val="00206AEE"/>
    <w:rsid w:val="002073A6"/>
    <w:rsid w:val="00210BD4"/>
    <w:rsid w:val="00211AF1"/>
    <w:rsid w:val="00212B31"/>
    <w:rsid w:val="00213440"/>
    <w:rsid w:val="00214955"/>
    <w:rsid w:val="0021507F"/>
    <w:rsid w:val="0022114E"/>
    <w:rsid w:val="00222D38"/>
    <w:rsid w:val="002235BF"/>
    <w:rsid w:val="00224E8A"/>
    <w:rsid w:val="00225DFD"/>
    <w:rsid w:val="002274DF"/>
    <w:rsid w:val="00230036"/>
    <w:rsid w:val="00232ED3"/>
    <w:rsid w:val="00236234"/>
    <w:rsid w:val="00241712"/>
    <w:rsid w:val="00241F82"/>
    <w:rsid w:val="0024438C"/>
    <w:rsid w:val="0024448C"/>
    <w:rsid w:val="0024597F"/>
    <w:rsid w:val="00247140"/>
    <w:rsid w:val="00251923"/>
    <w:rsid w:val="00252365"/>
    <w:rsid w:val="0025263E"/>
    <w:rsid w:val="002558A1"/>
    <w:rsid w:val="00256510"/>
    <w:rsid w:val="00256785"/>
    <w:rsid w:val="002568D5"/>
    <w:rsid w:val="00256C8C"/>
    <w:rsid w:val="00257077"/>
    <w:rsid w:val="00257EE5"/>
    <w:rsid w:val="00262B8B"/>
    <w:rsid w:val="00264121"/>
    <w:rsid w:val="00266393"/>
    <w:rsid w:val="00267796"/>
    <w:rsid w:val="0027077D"/>
    <w:rsid w:val="002710CC"/>
    <w:rsid w:val="002711BC"/>
    <w:rsid w:val="00272B46"/>
    <w:rsid w:val="00273D3F"/>
    <w:rsid w:val="0027506D"/>
    <w:rsid w:val="00275F20"/>
    <w:rsid w:val="002807E2"/>
    <w:rsid w:val="00280F24"/>
    <w:rsid w:val="0028263F"/>
    <w:rsid w:val="0028273F"/>
    <w:rsid w:val="00284F76"/>
    <w:rsid w:val="00285B70"/>
    <w:rsid w:val="002869E1"/>
    <w:rsid w:val="00287A37"/>
    <w:rsid w:val="0029148F"/>
    <w:rsid w:val="002929FD"/>
    <w:rsid w:val="00292F32"/>
    <w:rsid w:val="00295EDD"/>
    <w:rsid w:val="00296290"/>
    <w:rsid w:val="002966AF"/>
    <w:rsid w:val="00296BD1"/>
    <w:rsid w:val="00297965"/>
    <w:rsid w:val="002A0F08"/>
    <w:rsid w:val="002A2F2B"/>
    <w:rsid w:val="002A354F"/>
    <w:rsid w:val="002A396B"/>
    <w:rsid w:val="002A43B0"/>
    <w:rsid w:val="002A5B2C"/>
    <w:rsid w:val="002A7C68"/>
    <w:rsid w:val="002B06FD"/>
    <w:rsid w:val="002B0D91"/>
    <w:rsid w:val="002B27A2"/>
    <w:rsid w:val="002B3463"/>
    <w:rsid w:val="002B59CA"/>
    <w:rsid w:val="002B5B8C"/>
    <w:rsid w:val="002B6FCE"/>
    <w:rsid w:val="002B795F"/>
    <w:rsid w:val="002C0039"/>
    <w:rsid w:val="002C4338"/>
    <w:rsid w:val="002C7E2F"/>
    <w:rsid w:val="002D2CA4"/>
    <w:rsid w:val="002D35DC"/>
    <w:rsid w:val="002D3D35"/>
    <w:rsid w:val="002D4034"/>
    <w:rsid w:val="002D7F45"/>
    <w:rsid w:val="002E77CD"/>
    <w:rsid w:val="002F1F63"/>
    <w:rsid w:val="002F3BD1"/>
    <w:rsid w:val="002F5009"/>
    <w:rsid w:val="002F65DC"/>
    <w:rsid w:val="002F67DA"/>
    <w:rsid w:val="002F6AE4"/>
    <w:rsid w:val="002F70FD"/>
    <w:rsid w:val="002F74CF"/>
    <w:rsid w:val="002F7E2C"/>
    <w:rsid w:val="003004D6"/>
    <w:rsid w:val="003052DB"/>
    <w:rsid w:val="00305904"/>
    <w:rsid w:val="00317559"/>
    <w:rsid w:val="00317FD2"/>
    <w:rsid w:val="0032242D"/>
    <w:rsid w:val="00322C2A"/>
    <w:rsid w:val="0032479A"/>
    <w:rsid w:val="00324958"/>
    <w:rsid w:val="0032660E"/>
    <w:rsid w:val="00326638"/>
    <w:rsid w:val="00327A2D"/>
    <w:rsid w:val="0033295F"/>
    <w:rsid w:val="0033568C"/>
    <w:rsid w:val="00335FD6"/>
    <w:rsid w:val="003375D1"/>
    <w:rsid w:val="00340B1B"/>
    <w:rsid w:val="00340DA8"/>
    <w:rsid w:val="00342AAF"/>
    <w:rsid w:val="0034336F"/>
    <w:rsid w:val="003458BB"/>
    <w:rsid w:val="00346B05"/>
    <w:rsid w:val="00350132"/>
    <w:rsid w:val="003521DB"/>
    <w:rsid w:val="00352534"/>
    <w:rsid w:val="00353BC1"/>
    <w:rsid w:val="00353E4B"/>
    <w:rsid w:val="003547AD"/>
    <w:rsid w:val="00357180"/>
    <w:rsid w:val="00360541"/>
    <w:rsid w:val="00361F3F"/>
    <w:rsid w:val="003634C9"/>
    <w:rsid w:val="00364CB6"/>
    <w:rsid w:val="00373438"/>
    <w:rsid w:val="0037372F"/>
    <w:rsid w:val="00374010"/>
    <w:rsid w:val="00375AB2"/>
    <w:rsid w:val="00376F72"/>
    <w:rsid w:val="00377FBA"/>
    <w:rsid w:val="00384500"/>
    <w:rsid w:val="00384D66"/>
    <w:rsid w:val="00386828"/>
    <w:rsid w:val="003868C6"/>
    <w:rsid w:val="00390EEE"/>
    <w:rsid w:val="00392293"/>
    <w:rsid w:val="00392E6A"/>
    <w:rsid w:val="00395984"/>
    <w:rsid w:val="00395C6B"/>
    <w:rsid w:val="003973E4"/>
    <w:rsid w:val="00397B7D"/>
    <w:rsid w:val="003A0130"/>
    <w:rsid w:val="003A27EF"/>
    <w:rsid w:val="003A28EC"/>
    <w:rsid w:val="003A470C"/>
    <w:rsid w:val="003A4E57"/>
    <w:rsid w:val="003A55A6"/>
    <w:rsid w:val="003A5DD1"/>
    <w:rsid w:val="003B0A63"/>
    <w:rsid w:val="003B17FA"/>
    <w:rsid w:val="003B2856"/>
    <w:rsid w:val="003B5A35"/>
    <w:rsid w:val="003C0B3B"/>
    <w:rsid w:val="003C2F17"/>
    <w:rsid w:val="003C3C6D"/>
    <w:rsid w:val="003C4426"/>
    <w:rsid w:val="003C6E0C"/>
    <w:rsid w:val="003C72D9"/>
    <w:rsid w:val="003C7676"/>
    <w:rsid w:val="003D01B2"/>
    <w:rsid w:val="003D0E7B"/>
    <w:rsid w:val="003D3AC8"/>
    <w:rsid w:val="003D6672"/>
    <w:rsid w:val="003D70AC"/>
    <w:rsid w:val="003D7709"/>
    <w:rsid w:val="003D7E47"/>
    <w:rsid w:val="003E2523"/>
    <w:rsid w:val="003E4D61"/>
    <w:rsid w:val="003E5AA1"/>
    <w:rsid w:val="003E651B"/>
    <w:rsid w:val="003E6FC3"/>
    <w:rsid w:val="003F1511"/>
    <w:rsid w:val="003F1B55"/>
    <w:rsid w:val="003F2710"/>
    <w:rsid w:val="003F31B0"/>
    <w:rsid w:val="003F5C67"/>
    <w:rsid w:val="003F66EA"/>
    <w:rsid w:val="003F6778"/>
    <w:rsid w:val="003F6B11"/>
    <w:rsid w:val="003F6D07"/>
    <w:rsid w:val="003F7237"/>
    <w:rsid w:val="00401501"/>
    <w:rsid w:val="00405B05"/>
    <w:rsid w:val="00406ACE"/>
    <w:rsid w:val="00412CFE"/>
    <w:rsid w:val="00413A9D"/>
    <w:rsid w:val="00415B47"/>
    <w:rsid w:val="00415E7F"/>
    <w:rsid w:val="004164CF"/>
    <w:rsid w:val="00417E40"/>
    <w:rsid w:val="00420D81"/>
    <w:rsid w:val="00422001"/>
    <w:rsid w:val="00425476"/>
    <w:rsid w:val="0043298F"/>
    <w:rsid w:val="00434E1B"/>
    <w:rsid w:val="004364C5"/>
    <w:rsid w:val="004368EE"/>
    <w:rsid w:val="00436B69"/>
    <w:rsid w:val="004417D6"/>
    <w:rsid w:val="00441BD8"/>
    <w:rsid w:val="0044789F"/>
    <w:rsid w:val="004531BD"/>
    <w:rsid w:val="00453304"/>
    <w:rsid w:val="00453DCA"/>
    <w:rsid w:val="00454447"/>
    <w:rsid w:val="00454AD9"/>
    <w:rsid w:val="0045606F"/>
    <w:rsid w:val="00457D4B"/>
    <w:rsid w:val="0046198B"/>
    <w:rsid w:val="00461B3C"/>
    <w:rsid w:val="00461BA0"/>
    <w:rsid w:val="00463E96"/>
    <w:rsid w:val="00464EFD"/>
    <w:rsid w:val="00467F96"/>
    <w:rsid w:val="004704E1"/>
    <w:rsid w:val="00470B48"/>
    <w:rsid w:val="00471B65"/>
    <w:rsid w:val="00471DE0"/>
    <w:rsid w:val="004737EA"/>
    <w:rsid w:val="004742FA"/>
    <w:rsid w:val="0048038D"/>
    <w:rsid w:val="004811EA"/>
    <w:rsid w:val="00481B2E"/>
    <w:rsid w:val="00482E35"/>
    <w:rsid w:val="0049159F"/>
    <w:rsid w:val="004915BE"/>
    <w:rsid w:val="004916D6"/>
    <w:rsid w:val="004931B8"/>
    <w:rsid w:val="004938F6"/>
    <w:rsid w:val="00495CD1"/>
    <w:rsid w:val="00497F0B"/>
    <w:rsid w:val="004A01FD"/>
    <w:rsid w:val="004A42AD"/>
    <w:rsid w:val="004A4EE9"/>
    <w:rsid w:val="004A5483"/>
    <w:rsid w:val="004A6A26"/>
    <w:rsid w:val="004B009D"/>
    <w:rsid w:val="004B1B8A"/>
    <w:rsid w:val="004B3335"/>
    <w:rsid w:val="004C07E1"/>
    <w:rsid w:val="004C17C7"/>
    <w:rsid w:val="004C2210"/>
    <w:rsid w:val="004C40C7"/>
    <w:rsid w:val="004C6AC0"/>
    <w:rsid w:val="004C7576"/>
    <w:rsid w:val="004D0DE7"/>
    <w:rsid w:val="004D3E58"/>
    <w:rsid w:val="004D5BCE"/>
    <w:rsid w:val="004D5F7F"/>
    <w:rsid w:val="004D612C"/>
    <w:rsid w:val="004D6C66"/>
    <w:rsid w:val="004D7965"/>
    <w:rsid w:val="004E12D8"/>
    <w:rsid w:val="004E15D0"/>
    <w:rsid w:val="004E1877"/>
    <w:rsid w:val="004E2016"/>
    <w:rsid w:val="004E2EA8"/>
    <w:rsid w:val="004E36FC"/>
    <w:rsid w:val="004E4CE7"/>
    <w:rsid w:val="004E583B"/>
    <w:rsid w:val="004F09CE"/>
    <w:rsid w:val="004F0C6A"/>
    <w:rsid w:val="004F1DC1"/>
    <w:rsid w:val="004F2D65"/>
    <w:rsid w:val="004F3C83"/>
    <w:rsid w:val="005001B4"/>
    <w:rsid w:val="0050136C"/>
    <w:rsid w:val="0050290F"/>
    <w:rsid w:val="005052BE"/>
    <w:rsid w:val="0050633D"/>
    <w:rsid w:val="00506A24"/>
    <w:rsid w:val="00507F3C"/>
    <w:rsid w:val="00512179"/>
    <w:rsid w:val="0051326C"/>
    <w:rsid w:val="00513BF7"/>
    <w:rsid w:val="00513E2A"/>
    <w:rsid w:val="005146A3"/>
    <w:rsid w:val="005255B9"/>
    <w:rsid w:val="005264DE"/>
    <w:rsid w:val="005318DE"/>
    <w:rsid w:val="00531C7A"/>
    <w:rsid w:val="00534EC4"/>
    <w:rsid w:val="005356FD"/>
    <w:rsid w:val="00541645"/>
    <w:rsid w:val="00541F96"/>
    <w:rsid w:val="0054306B"/>
    <w:rsid w:val="00543698"/>
    <w:rsid w:val="00544CBE"/>
    <w:rsid w:val="00545208"/>
    <w:rsid w:val="00545D84"/>
    <w:rsid w:val="00547245"/>
    <w:rsid w:val="005501EB"/>
    <w:rsid w:val="00553C5E"/>
    <w:rsid w:val="00553CDD"/>
    <w:rsid w:val="0055687C"/>
    <w:rsid w:val="005578F2"/>
    <w:rsid w:val="00560D8D"/>
    <w:rsid w:val="00560E18"/>
    <w:rsid w:val="0056254B"/>
    <w:rsid w:val="005642E1"/>
    <w:rsid w:val="0056446F"/>
    <w:rsid w:val="0056727A"/>
    <w:rsid w:val="00567406"/>
    <w:rsid w:val="005718BE"/>
    <w:rsid w:val="00571F50"/>
    <w:rsid w:val="00574429"/>
    <w:rsid w:val="00575F4B"/>
    <w:rsid w:val="005776B0"/>
    <w:rsid w:val="0058136D"/>
    <w:rsid w:val="0058213A"/>
    <w:rsid w:val="005826AB"/>
    <w:rsid w:val="005826F0"/>
    <w:rsid w:val="005831FF"/>
    <w:rsid w:val="00583A2F"/>
    <w:rsid w:val="00593EF6"/>
    <w:rsid w:val="0059515D"/>
    <w:rsid w:val="0059674F"/>
    <w:rsid w:val="005A078F"/>
    <w:rsid w:val="005A1200"/>
    <w:rsid w:val="005A1B56"/>
    <w:rsid w:val="005A4619"/>
    <w:rsid w:val="005A48FF"/>
    <w:rsid w:val="005A73BF"/>
    <w:rsid w:val="005B35C2"/>
    <w:rsid w:val="005B3FA2"/>
    <w:rsid w:val="005B4739"/>
    <w:rsid w:val="005B655C"/>
    <w:rsid w:val="005B71B2"/>
    <w:rsid w:val="005C0B85"/>
    <w:rsid w:val="005C1D35"/>
    <w:rsid w:val="005C2B1F"/>
    <w:rsid w:val="005C3D44"/>
    <w:rsid w:val="005C44B6"/>
    <w:rsid w:val="005C4A32"/>
    <w:rsid w:val="005C57A9"/>
    <w:rsid w:val="005C6B11"/>
    <w:rsid w:val="005C6E82"/>
    <w:rsid w:val="005D06E1"/>
    <w:rsid w:val="005D278D"/>
    <w:rsid w:val="005D3802"/>
    <w:rsid w:val="005D691E"/>
    <w:rsid w:val="005E0D07"/>
    <w:rsid w:val="005E1367"/>
    <w:rsid w:val="005E1BA7"/>
    <w:rsid w:val="005E306D"/>
    <w:rsid w:val="005E3998"/>
    <w:rsid w:val="005E39EF"/>
    <w:rsid w:val="005E3E16"/>
    <w:rsid w:val="005E6F8F"/>
    <w:rsid w:val="005E7004"/>
    <w:rsid w:val="005E78D1"/>
    <w:rsid w:val="005E7A46"/>
    <w:rsid w:val="005F0AC3"/>
    <w:rsid w:val="005F14C7"/>
    <w:rsid w:val="005F3B1B"/>
    <w:rsid w:val="005F5FBF"/>
    <w:rsid w:val="005F71D0"/>
    <w:rsid w:val="00600C62"/>
    <w:rsid w:val="00600D81"/>
    <w:rsid w:val="00602993"/>
    <w:rsid w:val="006040D0"/>
    <w:rsid w:val="006044CE"/>
    <w:rsid w:val="00606042"/>
    <w:rsid w:val="006073CE"/>
    <w:rsid w:val="00611A85"/>
    <w:rsid w:val="006138BE"/>
    <w:rsid w:val="00613E43"/>
    <w:rsid w:val="006148FD"/>
    <w:rsid w:val="006159A7"/>
    <w:rsid w:val="00615B1A"/>
    <w:rsid w:val="0061603C"/>
    <w:rsid w:val="00620418"/>
    <w:rsid w:val="006232F5"/>
    <w:rsid w:val="006240D5"/>
    <w:rsid w:val="00624AF1"/>
    <w:rsid w:val="00627A8B"/>
    <w:rsid w:val="0063031A"/>
    <w:rsid w:val="0063235D"/>
    <w:rsid w:val="00636618"/>
    <w:rsid w:val="0063709D"/>
    <w:rsid w:val="006371AE"/>
    <w:rsid w:val="006377EA"/>
    <w:rsid w:val="00641AF1"/>
    <w:rsid w:val="00643C9E"/>
    <w:rsid w:val="00645050"/>
    <w:rsid w:val="006459E3"/>
    <w:rsid w:val="00646948"/>
    <w:rsid w:val="006526FB"/>
    <w:rsid w:val="0065520D"/>
    <w:rsid w:val="006613D8"/>
    <w:rsid w:val="00661E3E"/>
    <w:rsid w:val="006639E8"/>
    <w:rsid w:val="00663DD7"/>
    <w:rsid w:val="0066520D"/>
    <w:rsid w:val="0066594A"/>
    <w:rsid w:val="00666B04"/>
    <w:rsid w:val="00666C62"/>
    <w:rsid w:val="006702E4"/>
    <w:rsid w:val="00671167"/>
    <w:rsid w:val="0067497B"/>
    <w:rsid w:val="0067503A"/>
    <w:rsid w:val="00680A4F"/>
    <w:rsid w:val="0068322F"/>
    <w:rsid w:val="00683799"/>
    <w:rsid w:val="00683DAA"/>
    <w:rsid w:val="00683E05"/>
    <w:rsid w:val="006849DA"/>
    <w:rsid w:val="006856AC"/>
    <w:rsid w:val="0068606C"/>
    <w:rsid w:val="00686743"/>
    <w:rsid w:val="00693DBD"/>
    <w:rsid w:val="00695F95"/>
    <w:rsid w:val="006962FE"/>
    <w:rsid w:val="00696426"/>
    <w:rsid w:val="006970CD"/>
    <w:rsid w:val="006A0997"/>
    <w:rsid w:val="006A3EF1"/>
    <w:rsid w:val="006A4425"/>
    <w:rsid w:val="006A469A"/>
    <w:rsid w:val="006A5F8C"/>
    <w:rsid w:val="006A6E2E"/>
    <w:rsid w:val="006A7422"/>
    <w:rsid w:val="006A7B09"/>
    <w:rsid w:val="006B1E21"/>
    <w:rsid w:val="006B3E11"/>
    <w:rsid w:val="006B565A"/>
    <w:rsid w:val="006B72B5"/>
    <w:rsid w:val="006C01DD"/>
    <w:rsid w:val="006C0670"/>
    <w:rsid w:val="006C2F80"/>
    <w:rsid w:val="006C4FBE"/>
    <w:rsid w:val="006C5432"/>
    <w:rsid w:val="006C70B9"/>
    <w:rsid w:val="006E1E72"/>
    <w:rsid w:val="006E3B13"/>
    <w:rsid w:val="006E3ECB"/>
    <w:rsid w:val="006E52EC"/>
    <w:rsid w:val="006E6073"/>
    <w:rsid w:val="006E61AB"/>
    <w:rsid w:val="006F1E96"/>
    <w:rsid w:val="006F22CF"/>
    <w:rsid w:val="006F338A"/>
    <w:rsid w:val="006F4EAE"/>
    <w:rsid w:val="006F6C2C"/>
    <w:rsid w:val="0070106F"/>
    <w:rsid w:val="00703065"/>
    <w:rsid w:val="00704042"/>
    <w:rsid w:val="007040BE"/>
    <w:rsid w:val="00705CA1"/>
    <w:rsid w:val="007069B8"/>
    <w:rsid w:val="00712D24"/>
    <w:rsid w:val="0071393F"/>
    <w:rsid w:val="007178A5"/>
    <w:rsid w:val="0072066F"/>
    <w:rsid w:val="00721C20"/>
    <w:rsid w:val="00722427"/>
    <w:rsid w:val="007227B9"/>
    <w:rsid w:val="00723963"/>
    <w:rsid w:val="00723DDC"/>
    <w:rsid w:val="00724EE3"/>
    <w:rsid w:val="007258A7"/>
    <w:rsid w:val="007262B5"/>
    <w:rsid w:val="007270EE"/>
    <w:rsid w:val="007272E7"/>
    <w:rsid w:val="0073000C"/>
    <w:rsid w:val="00731313"/>
    <w:rsid w:val="0073319A"/>
    <w:rsid w:val="00733F51"/>
    <w:rsid w:val="00733F60"/>
    <w:rsid w:val="00735271"/>
    <w:rsid w:val="00737BAD"/>
    <w:rsid w:val="0074052A"/>
    <w:rsid w:val="00741621"/>
    <w:rsid w:val="0074203E"/>
    <w:rsid w:val="00742ED2"/>
    <w:rsid w:val="007469DF"/>
    <w:rsid w:val="00746EBC"/>
    <w:rsid w:val="0074751E"/>
    <w:rsid w:val="007506B7"/>
    <w:rsid w:val="00750834"/>
    <w:rsid w:val="00755D7D"/>
    <w:rsid w:val="00757B6D"/>
    <w:rsid w:val="007618C7"/>
    <w:rsid w:val="00761D4B"/>
    <w:rsid w:val="00764AE3"/>
    <w:rsid w:val="00770AFB"/>
    <w:rsid w:val="0077107E"/>
    <w:rsid w:val="00773112"/>
    <w:rsid w:val="00774053"/>
    <w:rsid w:val="007814A3"/>
    <w:rsid w:val="007819C6"/>
    <w:rsid w:val="00782865"/>
    <w:rsid w:val="00786D63"/>
    <w:rsid w:val="00786F18"/>
    <w:rsid w:val="00787262"/>
    <w:rsid w:val="007900B8"/>
    <w:rsid w:val="007917B1"/>
    <w:rsid w:val="00793016"/>
    <w:rsid w:val="00793120"/>
    <w:rsid w:val="00793508"/>
    <w:rsid w:val="00794DF0"/>
    <w:rsid w:val="00795050"/>
    <w:rsid w:val="007954CB"/>
    <w:rsid w:val="00796A5E"/>
    <w:rsid w:val="00797143"/>
    <w:rsid w:val="007A5E3F"/>
    <w:rsid w:val="007A7829"/>
    <w:rsid w:val="007B07E5"/>
    <w:rsid w:val="007B184D"/>
    <w:rsid w:val="007B188D"/>
    <w:rsid w:val="007B35FE"/>
    <w:rsid w:val="007B559A"/>
    <w:rsid w:val="007B79FE"/>
    <w:rsid w:val="007C0F47"/>
    <w:rsid w:val="007C1F91"/>
    <w:rsid w:val="007C21C2"/>
    <w:rsid w:val="007C27A6"/>
    <w:rsid w:val="007C29EF"/>
    <w:rsid w:val="007C2C35"/>
    <w:rsid w:val="007C38EC"/>
    <w:rsid w:val="007C40FE"/>
    <w:rsid w:val="007C5314"/>
    <w:rsid w:val="007C7F3E"/>
    <w:rsid w:val="007D0BAC"/>
    <w:rsid w:val="007D0CBD"/>
    <w:rsid w:val="007D287C"/>
    <w:rsid w:val="007D32B9"/>
    <w:rsid w:val="007D343F"/>
    <w:rsid w:val="007D3DA2"/>
    <w:rsid w:val="007D403F"/>
    <w:rsid w:val="007D4B4B"/>
    <w:rsid w:val="007D4CE9"/>
    <w:rsid w:val="007E2B88"/>
    <w:rsid w:val="007E351D"/>
    <w:rsid w:val="007E428C"/>
    <w:rsid w:val="007E45DB"/>
    <w:rsid w:val="007E47FF"/>
    <w:rsid w:val="007E4E67"/>
    <w:rsid w:val="007E518E"/>
    <w:rsid w:val="007E6A8D"/>
    <w:rsid w:val="007E6E48"/>
    <w:rsid w:val="007F2601"/>
    <w:rsid w:val="007F2C1E"/>
    <w:rsid w:val="007F4509"/>
    <w:rsid w:val="007F4E9F"/>
    <w:rsid w:val="007F5C6A"/>
    <w:rsid w:val="007F6804"/>
    <w:rsid w:val="007F6AAF"/>
    <w:rsid w:val="00800199"/>
    <w:rsid w:val="00802E3E"/>
    <w:rsid w:val="008034A3"/>
    <w:rsid w:val="00804DF7"/>
    <w:rsid w:val="008114D6"/>
    <w:rsid w:val="00811E14"/>
    <w:rsid w:val="00811FFD"/>
    <w:rsid w:val="0081624F"/>
    <w:rsid w:val="00816496"/>
    <w:rsid w:val="00826CFE"/>
    <w:rsid w:val="0083051A"/>
    <w:rsid w:val="0083070B"/>
    <w:rsid w:val="008313B1"/>
    <w:rsid w:val="00831B8D"/>
    <w:rsid w:val="00832431"/>
    <w:rsid w:val="00837F34"/>
    <w:rsid w:val="008409D9"/>
    <w:rsid w:val="00841001"/>
    <w:rsid w:val="0084250F"/>
    <w:rsid w:val="0084375B"/>
    <w:rsid w:val="00844474"/>
    <w:rsid w:val="008444E2"/>
    <w:rsid w:val="0084493F"/>
    <w:rsid w:val="0084527C"/>
    <w:rsid w:val="00845B30"/>
    <w:rsid w:val="00846832"/>
    <w:rsid w:val="008474EA"/>
    <w:rsid w:val="008476AE"/>
    <w:rsid w:val="0085119B"/>
    <w:rsid w:val="00851B6A"/>
    <w:rsid w:val="0085241E"/>
    <w:rsid w:val="00853554"/>
    <w:rsid w:val="00853CD1"/>
    <w:rsid w:val="00856C23"/>
    <w:rsid w:val="00857F13"/>
    <w:rsid w:val="008609A3"/>
    <w:rsid w:val="00860BD1"/>
    <w:rsid w:val="0086463B"/>
    <w:rsid w:val="008666D4"/>
    <w:rsid w:val="00866EFA"/>
    <w:rsid w:val="00870632"/>
    <w:rsid w:val="00870B05"/>
    <w:rsid w:val="008712C9"/>
    <w:rsid w:val="00872B52"/>
    <w:rsid w:val="00873CA6"/>
    <w:rsid w:val="00873D0B"/>
    <w:rsid w:val="008749BC"/>
    <w:rsid w:val="00875047"/>
    <w:rsid w:val="0087508E"/>
    <w:rsid w:val="0087541E"/>
    <w:rsid w:val="00880049"/>
    <w:rsid w:val="008806E5"/>
    <w:rsid w:val="00880A1D"/>
    <w:rsid w:val="00881327"/>
    <w:rsid w:val="00882211"/>
    <w:rsid w:val="008828F7"/>
    <w:rsid w:val="00883F90"/>
    <w:rsid w:val="008854D9"/>
    <w:rsid w:val="00887458"/>
    <w:rsid w:val="00887565"/>
    <w:rsid w:val="00890DA9"/>
    <w:rsid w:val="0089262D"/>
    <w:rsid w:val="00892FD7"/>
    <w:rsid w:val="00894B96"/>
    <w:rsid w:val="008978E7"/>
    <w:rsid w:val="008A16D9"/>
    <w:rsid w:val="008A2BB9"/>
    <w:rsid w:val="008A2EE2"/>
    <w:rsid w:val="008A451D"/>
    <w:rsid w:val="008A465B"/>
    <w:rsid w:val="008A4F75"/>
    <w:rsid w:val="008A62E0"/>
    <w:rsid w:val="008A674E"/>
    <w:rsid w:val="008A72AA"/>
    <w:rsid w:val="008A7681"/>
    <w:rsid w:val="008A793A"/>
    <w:rsid w:val="008B056C"/>
    <w:rsid w:val="008B394F"/>
    <w:rsid w:val="008B4008"/>
    <w:rsid w:val="008B55AA"/>
    <w:rsid w:val="008B5F1E"/>
    <w:rsid w:val="008B63AC"/>
    <w:rsid w:val="008B7893"/>
    <w:rsid w:val="008C0EBC"/>
    <w:rsid w:val="008C1508"/>
    <w:rsid w:val="008C2CD3"/>
    <w:rsid w:val="008C2F0E"/>
    <w:rsid w:val="008C3A48"/>
    <w:rsid w:val="008C431D"/>
    <w:rsid w:val="008C46C3"/>
    <w:rsid w:val="008C4C20"/>
    <w:rsid w:val="008C5D70"/>
    <w:rsid w:val="008C71E7"/>
    <w:rsid w:val="008C7353"/>
    <w:rsid w:val="008D07BD"/>
    <w:rsid w:val="008D0D2A"/>
    <w:rsid w:val="008D2D6B"/>
    <w:rsid w:val="008D31D5"/>
    <w:rsid w:val="008D37A7"/>
    <w:rsid w:val="008D6652"/>
    <w:rsid w:val="008D7624"/>
    <w:rsid w:val="008E0301"/>
    <w:rsid w:val="008E05E7"/>
    <w:rsid w:val="008E167E"/>
    <w:rsid w:val="008E22E3"/>
    <w:rsid w:val="008E2413"/>
    <w:rsid w:val="008E3E46"/>
    <w:rsid w:val="008E592F"/>
    <w:rsid w:val="008E6A29"/>
    <w:rsid w:val="008F18A2"/>
    <w:rsid w:val="008F2E8B"/>
    <w:rsid w:val="008F42EB"/>
    <w:rsid w:val="008F51F0"/>
    <w:rsid w:val="008F556D"/>
    <w:rsid w:val="008F5A33"/>
    <w:rsid w:val="008F6D56"/>
    <w:rsid w:val="00902627"/>
    <w:rsid w:val="00904A0D"/>
    <w:rsid w:val="00905805"/>
    <w:rsid w:val="00906170"/>
    <w:rsid w:val="00907C8D"/>
    <w:rsid w:val="00911FAE"/>
    <w:rsid w:val="0091247E"/>
    <w:rsid w:val="009158DE"/>
    <w:rsid w:val="00916838"/>
    <w:rsid w:val="0091761F"/>
    <w:rsid w:val="009201B0"/>
    <w:rsid w:val="00923510"/>
    <w:rsid w:val="00923545"/>
    <w:rsid w:val="00924C87"/>
    <w:rsid w:val="00925C23"/>
    <w:rsid w:val="00925C89"/>
    <w:rsid w:val="00927B19"/>
    <w:rsid w:val="00927DF7"/>
    <w:rsid w:val="009307B3"/>
    <w:rsid w:val="009314A6"/>
    <w:rsid w:val="00931CB3"/>
    <w:rsid w:val="00934590"/>
    <w:rsid w:val="0094039F"/>
    <w:rsid w:val="00940E0C"/>
    <w:rsid w:val="009426E8"/>
    <w:rsid w:val="00952356"/>
    <w:rsid w:val="00957162"/>
    <w:rsid w:val="009578D1"/>
    <w:rsid w:val="00957DAA"/>
    <w:rsid w:val="00961FC2"/>
    <w:rsid w:val="009636F9"/>
    <w:rsid w:val="0096412D"/>
    <w:rsid w:val="0096625F"/>
    <w:rsid w:val="009674C0"/>
    <w:rsid w:val="009701A9"/>
    <w:rsid w:val="00970605"/>
    <w:rsid w:val="009713E6"/>
    <w:rsid w:val="009757CE"/>
    <w:rsid w:val="009761B6"/>
    <w:rsid w:val="0097763F"/>
    <w:rsid w:val="009808FB"/>
    <w:rsid w:val="00980C67"/>
    <w:rsid w:val="009813CD"/>
    <w:rsid w:val="00983DD8"/>
    <w:rsid w:val="00986230"/>
    <w:rsid w:val="009867B0"/>
    <w:rsid w:val="00986D51"/>
    <w:rsid w:val="00987F53"/>
    <w:rsid w:val="0099064B"/>
    <w:rsid w:val="0099067D"/>
    <w:rsid w:val="00990958"/>
    <w:rsid w:val="00990A97"/>
    <w:rsid w:val="00990DCE"/>
    <w:rsid w:val="00991526"/>
    <w:rsid w:val="00994CD0"/>
    <w:rsid w:val="00995189"/>
    <w:rsid w:val="009954A2"/>
    <w:rsid w:val="009969B1"/>
    <w:rsid w:val="009A013E"/>
    <w:rsid w:val="009A046E"/>
    <w:rsid w:val="009A0FF7"/>
    <w:rsid w:val="009A1BCC"/>
    <w:rsid w:val="009A2517"/>
    <w:rsid w:val="009A3616"/>
    <w:rsid w:val="009A3AD3"/>
    <w:rsid w:val="009A5BB2"/>
    <w:rsid w:val="009A6FF1"/>
    <w:rsid w:val="009B0BB7"/>
    <w:rsid w:val="009B39EA"/>
    <w:rsid w:val="009B3E02"/>
    <w:rsid w:val="009B4B1A"/>
    <w:rsid w:val="009B59AB"/>
    <w:rsid w:val="009C01FB"/>
    <w:rsid w:val="009C0AC2"/>
    <w:rsid w:val="009C216A"/>
    <w:rsid w:val="009C2FEB"/>
    <w:rsid w:val="009C5347"/>
    <w:rsid w:val="009C6D20"/>
    <w:rsid w:val="009D118E"/>
    <w:rsid w:val="009D16F5"/>
    <w:rsid w:val="009D4113"/>
    <w:rsid w:val="009D4549"/>
    <w:rsid w:val="009D6406"/>
    <w:rsid w:val="009D687B"/>
    <w:rsid w:val="009D7218"/>
    <w:rsid w:val="009E093E"/>
    <w:rsid w:val="009E26EA"/>
    <w:rsid w:val="009E5805"/>
    <w:rsid w:val="009E5EE7"/>
    <w:rsid w:val="009E67F4"/>
    <w:rsid w:val="009E7A7D"/>
    <w:rsid w:val="009F0A45"/>
    <w:rsid w:val="009F13C7"/>
    <w:rsid w:val="009F3FA7"/>
    <w:rsid w:val="009F5D89"/>
    <w:rsid w:val="009F6A6B"/>
    <w:rsid w:val="009F7207"/>
    <w:rsid w:val="009F7BD9"/>
    <w:rsid w:val="00A00969"/>
    <w:rsid w:val="00A01942"/>
    <w:rsid w:val="00A01EB5"/>
    <w:rsid w:val="00A045F3"/>
    <w:rsid w:val="00A07164"/>
    <w:rsid w:val="00A07E9B"/>
    <w:rsid w:val="00A11B0A"/>
    <w:rsid w:val="00A14FA2"/>
    <w:rsid w:val="00A15622"/>
    <w:rsid w:val="00A17B3A"/>
    <w:rsid w:val="00A17D14"/>
    <w:rsid w:val="00A2235C"/>
    <w:rsid w:val="00A22EA0"/>
    <w:rsid w:val="00A25386"/>
    <w:rsid w:val="00A2700C"/>
    <w:rsid w:val="00A276F7"/>
    <w:rsid w:val="00A309CB"/>
    <w:rsid w:val="00A31656"/>
    <w:rsid w:val="00A3175D"/>
    <w:rsid w:val="00A322B6"/>
    <w:rsid w:val="00A33055"/>
    <w:rsid w:val="00A33B99"/>
    <w:rsid w:val="00A33E97"/>
    <w:rsid w:val="00A41395"/>
    <w:rsid w:val="00A43741"/>
    <w:rsid w:val="00A44F53"/>
    <w:rsid w:val="00A451ED"/>
    <w:rsid w:val="00A5028C"/>
    <w:rsid w:val="00A52A4B"/>
    <w:rsid w:val="00A5303B"/>
    <w:rsid w:val="00A53976"/>
    <w:rsid w:val="00A54FCC"/>
    <w:rsid w:val="00A601F2"/>
    <w:rsid w:val="00A60862"/>
    <w:rsid w:val="00A60E34"/>
    <w:rsid w:val="00A639EE"/>
    <w:rsid w:val="00A64D33"/>
    <w:rsid w:val="00A65AFE"/>
    <w:rsid w:val="00A66C9E"/>
    <w:rsid w:val="00A670B7"/>
    <w:rsid w:val="00A70CBD"/>
    <w:rsid w:val="00A71C95"/>
    <w:rsid w:val="00A71E1F"/>
    <w:rsid w:val="00A72262"/>
    <w:rsid w:val="00A72B7C"/>
    <w:rsid w:val="00A738A3"/>
    <w:rsid w:val="00A76E5D"/>
    <w:rsid w:val="00A80AFF"/>
    <w:rsid w:val="00A82264"/>
    <w:rsid w:val="00A8373D"/>
    <w:rsid w:val="00A83EC7"/>
    <w:rsid w:val="00A8745A"/>
    <w:rsid w:val="00A914B4"/>
    <w:rsid w:val="00A9304A"/>
    <w:rsid w:val="00A95CCF"/>
    <w:rsid w:val="00A9647E"/>
    <w:rsid w:val="00A96553"/>
    <w:rsid w:val="00A970B0"/>
    <w:rsid w:val="00AA13DA"/>
    <w:rsid w:val="00AA1E31"/>
    <w:rsid w:val="00AA4DA2"/>
    <w:rsid w:val="00AA578F"/>
    <w:rsid w:val="00AA595B"/>
    <w:rsid w:val="00AA6C11"/>
    <w:rsid w:val="00AA6E08"/>
    <w:rsid w:val="00AA75E4"/>
    <w:rsid w:val="00AB00C2"/>
    <w:rsid w:val="00AB16EA"/>
    <w:rsid w:val="00AB340C"/>
    <w:rsid w:val="00AB6FEC"/>
    <w:rsid w:val="00AC12A6"/>
    <w:rsid w:val="00AC1655"/>
    <w:rsid w:val="00AC469C"/>
    <w:rsid w:val="00AC6603"/>
    <w:rsid w:val="00AC6FB0"/>
    <w:rsid w:val="00AC75B7"/>
    <w:rsid w:val="00AD0960"/>
    <w:rsid w:val="00AD0F55"/>
    <w:rsid w:val="00AD16AC"/>
    <w:rsid w:val="00AD5476"/>
    <w:rsid w:val="00AD68A7"/>
    <w:rsid w:val="00AD775E"/>
    <w:rsid w:val="00AE57D7"/>
    <w:rsid w:val="00AE6BD9"/>
    <w:rsid w:val="00AE788E"/>
    <w:rsid w:val="00AE7CF3"/>
    <w:rsid w:val="00AF0437"/>
    <w:rsid w:val="00AF0CFC"/>
    <w:rsid w:val="00AF0DDE"/>
    <w:rsid w:val="00AF2A81"/>
    <w:rsid w:val="00AF330D"/>
    <w:rsid w:val="00B00278"/>
    <w:rsid w:val="00B01A25"/>
    <w:rsid w:val="00B02320"/>
    <w:rsid w:val="00B0255D"/>
    <w:rsid w:val="00B034C0"/>
    <w:rsid w:val="00B1028B"/>
    <w:rsid w:val="00B10FC1"/>
    <w:rsid w:val="00B12717"/>
    <w:rsid w:val="00B13501"/>
    <w:rsid w:val="00B13C79"/>
    <w:rsid w:val="00B14133"/>
    <w:rsid w:val="00B146AC"/>
    <w:rsid w:val="00B22705"/>
    <w:rsid w:val="00B228D2"/>
    <w:rsid w:val="00B26F93"/>
    <w:rsid w:val="00B31E5F"/>
    <w:rsid w:val="00B32521"/>
    <w:rsid w:val="00B33779"/>
    <w:rsid w:val="00B3623A"/>
    <w:rsid w:val="00B4012D"/>
    <w:rsid w:val="00B405A4"/>
    <w:rsid w:val="00B407DC"/>
    <w:rsid w:val="00B40A21"/>
    <w:rsid w:val="00B41371"/>
    <w:rsid w:val="00B42398"/>
    <w:rsid w:val="00B4378F"/>
    <w:rsid w:val="00B46522"/>
    <w:rsid w:val="00B47C4B"/>
    <w:rsid w:val="00B47F95"/>
    <w:rsid w:val="00B513D5"/>
    <w:rsid w:val="00B52E35"/>
    <w:rsid w:val="00B539D1"/>
    <w:rsid w:val="00B53C73"/>
    <w:rsid w:val="00B55036"/>
    <w:rsid w:val="00B55B10"/>
    <w:rsid w:val="00B55E19"/>
    <w:rsid w:val="00B56A8E"/>
    <w:rsid w:val="00B617F8"/>
    <w:rsid w:val="00B61B60"/>
    <w:rsid w:val="00B651D1"/>
    <w:rsid w:val="00B6614E"/>
    <w:rsid w:val="00B665AF"/>
    <w:rsid w:val="00B711CE"/>
    <w:rsid w:val="00B71939"/>
    <w:rsid w:val="00B72228"/>
    <w:rsid w:val="00B7282E"/>
    <w:rsid w:val="00B73C60"/>
    <w:rsid w:val="00B75D03"/>
    <w:rsid w:val="00B75EFF"/>
    <w:rsid w:val="00B775F1"/>
    <w:rsid w:val="00B80385"/>
    <w:rsid w:val="00B805DB"/>
    <w:rsid w:val="00B81354"/>
    <w:rsid w:val="00B81FC8"/>
    <w:rsid w:val="00B828B6"/>
    <w:rsid w:val="00B83FE4"/>
    <w:rsid w:val="00B85453"/>
    <w:rsid w:val="00B8690A"/>
    <w:rsid w:val="00B90552"/>
    <w:rsid w:val="00B92173"/>
    <w:rsid w:val="00B93C22"/>
    <w:rsid w:val="00B957FB"/>
    <w:rsid w:val="00B959C7"/>
    <w:rsid w:val="00BA014C"/>
    <w:rsid w:val="00BA2206"/>
    <w:rsid w:val="00BA2E55"/>
    <w:rsid w:val="00BA7945"/>
    <w:rsid w:val="00BB2774"/>
    <w:rsid w:val="00BB2925"/>
    <w:rsid w:val="00BB332B"/>
    <w:rsid w:val="00BB576A"/>
    <w:rsid w:val="00BC349F"/>
    <w:rsid w:val="00BC5884"/>
    <w:rsid w:val="00BC692D"/>
    <w:rsid w:val="00BC6B70"/>
    <w:rsid w:val="00BC7218"/>
    <w:rsid w:val="00BD053B"/>
    <w:rsid w:val="00BD2A84"/>
    <w:rsid w:val="00BD40CD"/>
    <w:rsid w:val="00BD4A66"/>
    <w:rsid w:val="00BD5792"/>
    <w:rsid w:val="00BD7475"/>
    <w:rsid w:val="00BE15B2"/>
    <w:rsid w:val="00BE19C2"/>
    <w:rsid w:val="00BE20D7"/>
    <w:rsid w:val="00BE24BC"/>
    <w:rsid w:val="00BF1156"/>
    <w:rsid w:val="00BF172E"/>
    <w:rsid w:val="00BF1B4A"/>
    <w:rsid w:val="00BF34C9"/>
    <w:rsid w:val="00BF4163"/>
    <w:rsid w:val="00BF487E"/>
    <w:rsid w:val="00BF4B74"/>
    <w:rsid w:val="00BF7B4D"/>
    <w:rsid w:val="00BF7B85"/>
    <w:rsid w:val="00C020F5"/>
    <w:rsid w:val="00C046FF"/>
    <w:rsid w:val="00C04A8B"/>
    <w:rsid w:val="00C05E39"/>
    <w:rsid w:val="00C06574"/>
    <w:rsid w:val="00C0727A"/>
    <w:rsid w:val="00C11F9A"/>
    <w:rsid w:val="00C12974"/>
    <w:rsid w:val="00C13EE6"/>
    <w:rsid w:val="00C16E74"/>
    <w:rsid w:val="00C2102F"/>
    <w:rsid w:val="00C2310C"/>
    <w:rsid w:val="00C23217"/>
    <w:rsid w:val="00C31CBD"/>
    <w:rsid w:val="00C324CF"/>
    <w:rsid w:val="00C36AB0"/>
    <w:rsid w:val="00C4156D"/>
    <w:rsid w:val="00C41D3B"/>
    <w:rsid w:val="00C41F64"/>
    <w:rsid w:val="00C42B34"/>
    <w:rsid w:val="00C42FB2"/>
    <w:rsid w:val="00C449AA"/>
    <w:rsid w:val="00C44A17"/>
    <w:rsid w:val="00C45AF6"/>
    <w:rsid w:val="00C47CF8"/>
    <w:rsid w:val="00C50490"/>
    <w:rsid w:val="00C50755"/>
    <w:rsid w:val="00C52E89"/>
    <w:rsid w:val="00C53495"/>
    <w:rsid w:val="00C5482C"/>
    <w:rsid w:val="00C55B9D"/>
    <w:rsid w:val="00C60570"/>
    <w:rsid w:val="00C62420"/>
    <w:rsid w:val="00C635CA"/>
    <w:rsid w:val="00C65407"/>
    <w:rsid w:val="00C66B82"/>
    <w:rsid w:val="00C677AA"/>
    <w:rsid w:val="00C67BD7"/>
    <w:rsid w:val="00C7060B"/>
    <w:rsid w:val="00C70B80"/>
    <w:rsid w:val="00C71C7D"/>
    <w:rsid w:val="00C7203E"/>
    <w:rsid w:val="00C72762"/>
    <w:rsid w:val="00C734F0"/>
    <w:rsid w:val="00C73BB8"/>
    <w:rsid w:val="00C74DCB"/>
    <w:rsid w:val="00C74E4E"/>
    <w:rsid w:val="00C759CE"/>
    <w:rsid w:val="00C760DE"/>
    <w:rsid w:val="00C761D8"/>
    <w:rsid w:val="00C764BC"/>
    <w:rsid w:val="00C81C47"/>
    <w:rsid w:val="00C82001"/>
    <w:rsid w:val="00C829C0"/>
    <w:rsid w:val="00C85F81"/>
    <w:rsid w:val="00C86901"/>
    <w:rsid w:val="00C91A57"/>
    <w:rsid w:val="00C91C70"/>
    <w:rsid w:val="00C93789"/>
    <w:rsid w:val="00C946D7"/>
    <w:rsid w:val="00C966AD"/>
    <w:rsid w:val="00CA02A0"/>
    <w:rsid w:val="00CA0313"/>
    <w:rsid w:val="00CA1ADB"/>
    <w:rsid w:val="00CA20B8"/>
    <w:rsid w:val="00CA3517"/>
    <w:rsid w:val="00CA3DD5"/>
    <w:rsid w:val="00CA5917"/>
    <w:rsid w:val="00CA6FBE"/>
    <w:rsid w:val="00CA759D"/>
    <w:rsid w:val="00CA7621"/>
    <w:rsid w:val="00CB0F87"/>
    <w:rsid w:val="00CB32E7"/>
    <w:rsid w:val="00CB3BC4"/>
    <w:rsid w:val="00CB3FEB"/>
    <w:rsid w:val="00CB46F8"/>
    <w:rsid w:val="00CB5A80"/>
    <w:rsid w:val="00CC18A5"/>
    <w:rsid w:val="00CC2578"/>
    <w:rsid w:val="00CC4D25"/>
    <w:rsid w:val="00CD0B0C"/>
    <w:rsid w:val="00CD1B87"/>
    <w:rsid w:val="00CD2190"/>
    <w:rsid w:val="00CD279E"/>
    <w:rsid w:val="00CD2EB3"/>
    <w:rsid w:val="00CD3F0A"/>
    <w:rsid w:val="00CD4F98"/>
    <w:rsid w:val="00CD5D59"/>
    <w:rsid w:val="00CE1EC4"/>
    <w:rsid w:val="00CE3B0C"/>
    <w:rsid w:val="00CE5976"/>
    <w:rsid w:val="00CF00F5"/>
    <w:rsid w:val="00CF1AFD"/>
    <w:rsid w:val="00CF2E43"/>
    <w:rsid w:val="00CF301F"/>
    <w:rsid w:val="00CF449B"/>
    <w:rsid w:val="00CF5B91"/>
    <w:rsid w:val="00D01297"/>
    <w:rsid w:val="00D01891"/>
    <w:rsid w:val="00D02362"/>
    <w:rsid w:val="00D0297E"/>
    <w:rsid w:val="00D03905"/>
    <w:rsid w:val="00D03A12"/>
    <w:rsid w:val="00D05FC1"/>
    <w:rsid w:val="00D0614C"/>
    <w:rsid w:val="00D06163"/>
    <w:rsid w:val="00D06D12"/>
    <w:rsid w:val="00D06D63"/>
    <w:rsid w:val="00D07B58"/>
    <w:rsid w:val="00D13F5D"/>
    <w:rsid w:val="00D14EF3"/>
    <w:rsid w:val="00D2230E"/>
    <w:rsid w:val="00D2335E"/>
    <w:rsid w:val="00D23695"/>
    <w:rsid w:val="00D24B13"/>
    <w:rsid w:val="00D25215"/>
    <w:rsid w:val="00D30077"/>
    <w:rsid w:val="00D305F0"/>
    <w:rsid w:val="00D307D8"/>
    <w:rsid w:val="00D362B6"/>
    <w:rsid w:val="00D403D9"/>
    <w:rsid w:val="00D40FEF"/>
    <w:rsid w:val="00D42175"/>
    <w:rsid w:val="00D42A8C"/>
    <w:rsid w:val="00D43655"/>
    <w:rsid w:val="00D43857"/>
    <w:rsid w:val="00D47296"/>
    <w:rsid w:val="00D47636"/>
    <w:rsid w:val="00D51909"/>
    <w:rsid w:val="00D51D09"/>
    <w:rsid w:val="00D539C1"/>
    <w:rsid w:val="00D557B8"/>
    <w:rsid w:val="00D64163"/>
    <w:rsid w:val="00D65E8F"/>
    <w:rsid w:val="00D6621E"/>
    <w:rsid w:val="00D66EFE"/>
    <w:rsid w:val="00D67541"/>
    <w:rsid w:val="00D6783C"/>
    <w:rsid w:val="00D71C34"/>
    <w:rsid w:val="00D71E8B"/>
    <w:rsid w:val="00D7200D"/>
    <w:rsid w:val="00D726F0"/>
    <w:rsid w:val="00D74499"/>
    <w:rsid w:val="00D74815"/>
    <w:rsid w:val="00D75098"/>
    <w:rsid w:val="00D7523D"/>
    <w:rsid w:val="00D753C8"/>
    <w:rsid w:val="00D75F77"/>
    <w:rsid w:val="00D761EA"/>
    <w:rsid w:val="00D76437"/>
    <w:rsid w:val="00D77D3A"/>
    <w:rsid w:val="00D8046E"/>
    <w:rsid w:val="00D82092"/>
    <w:rsid w:val="00D82B61"/>
    <w:rsid w:val="00D87F82"/>
    <w:rsid w:val="00D93699"/>
    <w:rsid w:val="00D96637"/>
    <w:rsid w:val="00D97BC6"/>
    <w:rsid w:val="00DA00A1"/>
    <w:rsid w:val="00DA18E8"/>
    <w:rsid w:val="00DA4D0F"/>
    <w:rsid w:val="00DA5DBF"/>
    <w:rsid w:val="00DA71B9"/>
    <w:rsid w:val="00DB0FF5"/>
    <w:rsid w:val="00DB349C"/>
    <w:rsid w:val="00DB36E4"/>
    <w:rsid w:val="00DB4F21"/>
    <w:rsid w:val="00DB4FAA"/>
    <w:rsid w:val="00DC06DA"/>
    <w:rsid w:val="00DC3394"/>
    <w:rsid w:val="00DD0398"/>
    <w:rsid w:val="00DD0AEA"/>
    <w:rsid w:val="00DD1C4F"/>
    <w:rsid w:val="00DD6135"/>
    <w:rsid w:val="00DD6A27"/>
    <w:rsid w:val="00DD6E66"/>
    <w:rsid w:val="00DE0315"/>
    <w:rsid w:val="00DE055A"/>
    <w:rsid w:val="00DE0963"/>
    <w:rsid w:val="00DE0FBF"/>
    <w:rsid w:val="00DE12C8"/>
    <w:rsid w:val="00DE32F7"/>
    <w:rsid w:val="00DE4AB8"/>
    <w:rsid w:val="00DE5225"/>
    <w:rsid w:val="00DE63E2"/>
    <w:rsid w:val="00DE7685"/>
    <w:rsid w:val="00DF2A19"/>
    <w:rsid w:val="00DF4E68"/>
    <w:rsid w:val="00DF525F"/>
    <w:rsid w:val="00DF5E5E"/>
    <w:rsid w:val="00E026D0"/>
    <w:rsid w:val="00E05007"/>
    <w:rsid w:val="00E05076"/>
    <w:rsid w:val="00E055AA"/>
    <w:rsid w:val="00E0601B"/>
    <w:rsid w:val="00E0708E"/>
    <w:rsid w:val="00E07B50"/>
    <w:rsid w:val="00E07F67"/>
    <w:rsid w:val="00E10E09"/>
    <w:rsid w:val="00E115C7"/>
    <w:rsid w:val="00E11DC3"/>
    <w:rsid w:val="00E1488F"/>
    <w:rsid w:val="00E1635F"/>
    <w:rsid w:val="00E16BBC"/>
    <w:rsid w:val="00E176C2"/>
    <w:rsid w:val="00E20320"/>
    <w:rsid w:val="00E2200E"/>
    <w:rsid w:val="00E220EC"/>
    <w:rsid w:val="00E22FB5"/>
    <w:rsid w:val="00E22FD1"/>
    <w:rsid w:val="00E26B70"/>
    <w:rsid w:val="00E2767B"/>
    <w:rsid w:val="00E306D8"/>
    <w:rsid w:val="00E316C3"/>
    <w:rsid w:val="00E37527"/>
    <w:rsid w:val="00E41210"/>
    <w:rsid w:val="00E416E7"/>
    <w:rsid w:val="00E41BB4"/>
    <w:rsid w:val="00E42851"/>
    <w:rsid w:val="00E4387F"/>
    <w:rsid w:val="00E44BD2"/>
    <w:rsid w:val="00E47963"/>
    <w:rsid w:val="00E5176F"/>
    <w:rsid w:val="00E62B5D"/>
    <w:rsid w:val="00E631D6"/>
    <w:rsid w:val="00E65E40"/>
    <w:rsid w:val="00E665EC"/>
    <w:rsid w:val="00E66F63"/>
    <w:rsid w:val="00E67ED4"/>
    <w:rsid w:val="00E7138A"/>
    <w:rsid w:val="00E74C33"/>
    <w:rsid w:val="00E75F4B"/>
    <w:rsid w:val="00E76DA3"/>
    <w:rsid w:val="00E80176"/>
    <w:rsid w:val="00E80C41"/>
    <w:rsid w:val="00E81F02"/>
    <w:rsid w:val="00E82F64"/>
    <w:rsid w:val="00E852B8"/>
    <w:rsid w:val="00E85BF4"/>
    <w:rsid w:val="00E86296"/>
    <w:rsid w:val="00E9033B"/>
    <w:rsid w:val="00E908E0"/>
    <w:rsid w:val="00E90EFD"/>
    <w:rsid w:val="00E91422"/>
    <w:rsid w:val="00E931DE"/>
    <w:rsid w:val="00E93420"/>
    <w:rsid w:val="00E93ECB"/>
    <w:rsid w:val="00E955A9"/>
    <w:rsid w:val="00E96920"/>
    <w:rsid w:val="00E96C8A"/>
    <w:rsid w:val="00E97C14"/>
    <w:rsid w:val="00EA1B55"/>
    <w:rsid w:val="00EA49DB"/>
    <w:rsid w:val="00EA592F"/>
    <w:rsid w:val="00EA6148"/>
    <w:rsid w:val="00EB0848"/>
    <w:rsid w:val="00EB31AF"/>
    <w:rsid w:val="00EB3D67"/>
    <w:rsid w:val="00EB5264"/>
    <w:rsid w:val="00EC16D7"/>
    <w:rsid w:val="00EC29EF"/>
    <w:rsid w:val="00EC2B93"/>
    <w:rsid w:val="00EC3C0C"/>
    <w:rsid w:val="00EC5223"/>
    <w:rsid w:val="00EC5562"/>
    <w:rsid w:val="00EC672C"/>
    <w:rsid w:val="00EC6D19"/>
    <w:rsid w:val="00EC7B1E"/>
    <w:rsid w:val="00ED0DEC"/>
    <w:rsid w:val="00ED1248"/>
    <w:rsid w:val="00ED1504"/>
    <w:rsid w:val="00ED3D16"/>
    <w:rsid w:val="00ED473E"/>
    <w:rsid w:val="00ED4C2C"/>
    <w:rsid w:val="00ED563C"/>
    <w:rsid w:val="00ED5F54"/>
    <w:rsid w:val="00ED67FD"/>
    <w:rsid w:val="00ED6A0D"/>
    <w:rsid w:val="00ED7CED"/>
    <w:rsid w:val="00ED7CF8"/>
    <w:rsid w:val="00ED7E80"/>
    <w:rsid w:val="00ED7EEF"/>
    <w:rsid w:val="00EE021E"/>
    <w:rsid w:val="00EE046C"/>
    <w:rsid w:val="00EE07DF"/>
    <w:rsid w:val="00EE4805"/>
    <w:rsid w:val="00EE4B33"/>
    <w:rsid w:val="00EE531C"/>
    <w:rsid w:val="00EE54F5"/>
    <w:rsid w:val="00EE6772"/>
    <w:rsid w:val="00EE6E4A"/>
    <w:rsid w:val="00EE7559"/>
    <w:rsid w:val="00EE79E2"/>
    <w:rsid w:val="00EE7A29"/>
    <w:rsid w:val="00EF02C5"/>
    <w:rsid w:val="00EF0EE5"/>
    <w:rsid w:val="00EF1736"/>
    <w:rsid w:val="00EF1E7A"/>
    <w:rsid w:val="00EF2490"/>
    <w:rsid w:val="00EF3C2F"/>
    <w:rsid w:val="00EF4D86"/>
    <w:rsid w:val="00EF52D7"/>
    <w:rsid w:val="00EF61C1"/>
    <w:rsid w:val="00EF6356"/>
    <w:rsid w:val="00EF71B2"/>
    <w:rsid w:val="00EF72D5"/>
    <w:rsid w:val="00EF73AD"/>
    <w:rsid w:val="00F00EFA"/>
    <w:rsid w:val="00F0350D"/>
    <w:rsid w:val="00F04C44"/>
    <w:rsid w:val="00F05754"/>
    <w:rsid w:val="00F1134B"/>
    <w:rsid w:val="00F11DE5"/>
    <w:rsid w:val="00F1316E"/>
    <w:rsid w:val="00F13180"/>
    <w:rsid w:val="00F14A52"/>
    <w:rsid w:val="00F14E48"/>
    <w:rsid w:val="00F234B7"/>
    <w:rsid w:val="00F23F4F"/>
    <w:rsid w:val="00F2559C"/>
    <w:rsid w:val="00F300D9"/>
    <w:rsid w:val="00F31031"/>
    <w:rsid w:val="00F31453"/>
    <w:rsid w:val="00F335EC"/>
    <w:rsid w:val="00F35D9E"/>
    <w:rsid w:val="00F378E1"/>
    <w:rsid w:val="00F37EC1"/>
    <w:rsid w:val="00F400F6"/>
    <w:rsid w:val="00F408DF"/>
    <w:rsid w:val="00F41A20"/>
    <w:rsid w:val="00F41A2C"/>
    <w:rsid w:val="00F42BA2"/>
    <w:rsid w:val="00F43C7E"/>
    <w:rsid w:val="00F44696"/>
    <w:rsid w:val="00F4557E"/>
    <w:rsid w:val="00F4600B"/>
    <w:rsid w:val="00F47498"/>
    <w:rsid w:val="00F53A87"/>
    <w:rsid w:val="00F549E0"/>
    <w:rsid w:val="00F54A92"/>
    <w:rsid w:val="00F555AE"/>
    <w:rsid w:val="00F55778"/>
    <w:rsid w:val="00F55C5E"/>
    <w:rsid w:val="00F5652E"/>
    <w:rsid w:val="00F605C2"/>
    <w:rsid w:val="00F61464"/>
    <w:rsid w:val="00F63FF1"/>
    <w:rsid w:val="00F70802"/>
    <w:rsid w:val="00F730B7"/>
    <w:rsid w:val="00F73D88"/>
    <w:rsid w:val="00F74100"/>
    <w:rsid w:val="00F74FBF"/>
    <w:rsid w:val="00F75528"/>
    <w:rsid w:val="00F75747"/>
    <w:rsid w:val="00F76A29"/>
    <w:rsid w:val="00F80ABD"/>
    <w:rsid w:val="00F80CD4"/>
    <w:rsid w:val="00F828BE"/>
    <w:rsid w:val="00F8335D"/>
    <w:rsid w:val="00F84528"/>
    <w:rsid w:val="00F86330"/>
    <w:rsid w:val="00F86A83"/>
    <w:rsid w:val="00F8748F"/>
    <w:rsid w:val="00F87F11"/>
    <w:rsid w:val="00F93923"/>
    <w:rsid w:val="00F946A7"/>
    <w:rsid w:val="00F94EF6"/>
    <w:rsid w:val="00F9501E"/>
    <w:rsid w:val="00F956F8"/>
    <w:rsid w:val="00F966EA"/>
    <w:rsid w:val="00FA0853"/>
    <w:rsid w:val="00FA11E4"/>
    <w:rsid w:val="00FA28CE"/>
    <w:rsid w:val="00FA2A6B"/>
    <w:rsid w:val="00FA3FC3"/>
    <w:rsid w:val="00FA5A97"/>
    <w:rsid w:val="00FA7810"/>
    <w:rsid w:val="00FA7A75"/>
    <w:rsid w:val="00FB0277"/>
    <w:rsid w:val="00FB1E23"/>
    <w:rsid w:val="00FB3A7C"/>
    <w:rsid w:val="00FB6B7F"/>
    <w:rsid w:val="00FC1209"/>
    <w:rsid w:val="00FC224D"/>
    <w:rsid w:val="00FC370B"/>
    <w:rsid w:val="00FD075D"/>
    <w:rsid w:val="00FD589F"/>
    <w:rsid w:val="00FD6264"/>
    <w:rsid w:val="00FD6D0D"/>
    <w:rsid w:val="00FE27FE"/>
    <w:rsid w:val="00FE4BD9"/>
    <w:rsid w:val="00FE4E34"/>
    <w:rsid w:val="00FE6A4E"/>
    <w:rsid w:val="00FE6C9A"/>
    <w:rsid w:val="00FF03B7"/>
    <w:rsid w:val="00FF2EAD"/>
    <w:rsid w:val="00FF415D"/>
    <w:rsid w:val="00FF61A8"/>
    <w:rsid w:val="00FF61E6"/>
    <w:rsid w:val="00FF7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4"/>
    <o:shapelayout v:ext="edit">
      <o:idmap v:ext="edit" data="2"/>
    </o:shapelayout>
  </w:shapeDefaults>
  <w:decimalSymbol w:val="."/>
  <w:listSeparator w:val=","/>
  <w14:docId w14:val="17E1DBF5"/>
  <w15:docId w15:val="{2E7723DB-E43A-4FA1-86C0-94CB750B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2310C"/>
    <w:pPr>
      <w:widowControl w:val="0"/>
      <w:jc w:val="both"/>
    </w:pPr>
    <w:rPr>
      <w:rFonts w:ascii="Times New Roman" w:eastAsia="宋体" w:hAnsi="Times New Roman" w:cs="Times New Roman"/>
      <w:szCs w:val="21"/>
    </w:rPr>
  </w:style>
  <w:style w:type="paragraph" w:styleId="1">
    <w:name w:val="heading 1"/>
    <w:aliases w:val="一级标题"/>
    <w:basedOn w:val="a0"/>
    <w:next w:val="a0"/>
    <w:link w:val="10"/>
    <w:uiPriority w:val="9"/>
    <w:qFormat/>
    <w:rsid w:val="006702E4"/>
    <w:pPr>
      <w:keepNext/>
      <w:keepLines/>
      <w:spacing w:before="340" w:after="330" w:line="578" w:lineRule="auto"/>
      <w:outlineLvl w:val="0"/>
    </w:pPr>
    <w:rPr>
      <w:b/>
      <w:bCs/>
      <w:kern w:val="44"/>
      <w:sz w:val="44"/>
      <w:szCs w:val="44"/>
    </w:rPr>
  </w:style>
  <w:style w:type="paragraph" w:styleId="20">
    <w:name w:val="heading 2"/>
    <w:aliases w:val="二级标题"/>
    <w:basedOn w:val="a0"/>
    <w:next w:val="a0"/>
    <w:link w:val="21"/>
    <w:qFormat/>
    <w:rsid w:val="00545D84"/>
    <w:pPr>
      <w:ind w:left="396" w:hanging="284"/>
      <w:outlineLvl w:val="1"/>
    </w:pPr>
    <w:rPr>
      <w:rFonts w:ascii="宋体" w:hAnsi="宋体" w:cs="宋体"/>
      <w:b/>
      <w:bCs/>
      <w:sz w:val="28"/>
      <w:szCs w:val="28"/>
    </w:rPr>
  </w:style>
  <w:style w:type="paragraph" w:styleId="30">
    <w:name w:val="heading 3"/>
    <w:aliases w:val="三级标题"/>
    <w:basedOn w:val="a0"/>
    <w:next w:val="a0"/>
    <w:link w:val="31"/>
    <w:uiPriority w:val="9"/>
    <w:unhideWhenUsed/>
    <w:qFormat/>
    <w:rsid w:val="008978E7"/>
    <w:pPr>
      <w:keepNext/>
      <w:keepLines/>
      <w:spacing w:before="260" w:after="260" w:line="416" w:lineRule="auto"/>
      <w:outlineLvl w:val="2"/>
    </w:pPr>
    <w:rPr>
      <w:b/>
      <w:bCs/>
      <w:sz w:val="32"/>
      <w:szCs w:val="32"/>
    </w:rPr>
  </w:style>
  <w:style w:type="paragraph" w:styleId="4">
    <w:name w:val="heading 4"/>
    <w:aliases w:val="四级标题"/>
    <w:basedOn w:val="a0"/>
    <w:next w:val="a0"/>
    <w:link w:val="40"/>
    <w:unhideWhenUsed/>
    <w:qFormat/>
    <w:rsid w:val="002F74C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简介一级"/>
    <w:basedOn w:val="20"/>
    <w:next w:val="a0"/>
    <w:link w:val="50"/>
    <w:rsid w:val="00046A9D"/>
    <w:pPr>
      <w:keepNext/>
      <w:keepLines/>
      <w:numPr>
        <w:numId w:val="5"/>
      </w:numPr>
      <w:spacing w:before="360" w:after="240" w:line="432" w:lineRule="exact"/>
      <w:outlineLvl w:val="4"/>
    </w:pPr>
    <w:rPr>
      <w:rFonts w:ascii="Times New Roman" w:hAnsi="Times New Roman" w:cs="Times New Roman"/>
      <w:bCs w:val="0"/>
      <w:noProof/>
      <w:snapToGrid w:val="0"/>
      <w:kern w:val="0"/>
      <w:sz w:val="30"/>
      <w:szCs w:val="30"/>
    </w:rPr>
  </w:style>
  <w:style w:type="paragraph" w:styleId="6">
    <w:name w:val="heading 6"/>
    <w:aliases w:val="简介二级"/>
    <w:basedOn w:val="5"/>
    <w:next w:val="a0"/>
    <w:link w:val="60"/>
    <w:autoRedefine/>
    <w:rsid w:val="00046A9D"/>
    <w:pPr>
      <w:numPr>
        <w:numId w:val="6"/>
      </w:numPr>
      <w:ind w:left="397" w:firstLine="0"/>
      <w:contextualSpacing/>
      <w:outlineLvl w:val="5"/>
    </w:pPr>
    <w:rPr>
      <w:sz w:val="28"/>
      <w:szCs w:val="28"/>
    </w:rPr>
  </w:style>
  <w:style w:type="paragraph" w:styleId="7">
    <w:name w:val="heading 7"/>
    <w:basedOn w:val="6"/>
    <w:next w:val="a0"/>
    <w:link w:val="70"/>
    <w:rsid w:val="00046A9D"/>
    <w:pPr>
      <w:numPr>
        <w:ilvl w:val="6"/>
      </w:numPr>
      <w:outlineLvl w:val="6"/>
    </w:pPr>
  </w:style>
  <w:style w:type="paragraph" w:styleId="8">
    <w:name w:val="heading 8"/>
    <w:basedOn w:val="a0"/>
    <w:next w:val="a0"/>
    <w:link w:val="80"/>
    <w:rsid w:val="00046A9D"/>
    <w:pPr>
      <w:keepNext/>
      <w:keepLines/>
      <w:spacing w:before="240" w:after="64" w:line="320" w:lineRule="auto"/>
      <w:outlineLvl w:val="7"/>
    </w:pPr>
    <w:rPr>
      <w:rFonts w:ascii="Arial" w:eastAsia="黑体" w:hAnsi="Arial"/>
      <w:noProof/>
      <w:sz w:val="24"/>
      <w:szCs w:val="24"/>
    </w:rPr>
  </w:style>
  <w:style w:type="paragraph" w:styleId="9">
    <w:name w:val="heading 9"/>
    <w:basedOn w:val="4"/>
    <w:next w:val="a0"/>
    <w:link w:val="90"/>
    <w:autoRedefine/>
    <w:rsid w:val="00046A9D"/>
    <w:pPr>
      <w:spacing w:before="120" w:after="120" w:line="432" w:lineRule="exact"/>
      <w:ind w:left="851"/>
      <w:jc w:val="left"/>
      <w:outlineLvl w:val="8"/>
    </w:pPr>
    <w:rPr>
      <w:rFonts w:ascii="Times New Roman" w:eastAsia="宋体" w:hAnsi="Times New Roman" w:cs="Times New Roman"/>
      <w:noProof/>
      <w:snapToGrid w:val="0"/>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aliases w:val="表题"/>
    <w:uiPriority w:val="22"/>
    <w:qFormat/>
    <w:rsid w:val="009F6A6B"/>
    <w:rPr>
      <w:b/>
      <w:bCs/>
    </w:rPr>
  </w:style>
  <w:style w:type="paragraph" w:styleId="a5">
    <w:name w:val="Balloon Text"/>
    <w:basedOn w:val="a0"/>
    <w:link w:val="a6"/>
    <w:uiPriority w:val="99"/>
    <w:unhideWhenUsed/>
    <w:rsid w:val="009F6A6B"/>
    <w:rPr>
      <w:sz w:val="18"/>
      <w:szCs w:val="18"/>
    </w:rPr>
  </w:style>
  <w:style w:type="character" w:customStyle="1" w:styleId="a6">
    <w:name w:val="批注框文本 字符"/>
    <w:basedOn w:val="a1"/>
    <w:link w:val="a5"/>
    <w:uiPriority w:val="99"/>
    <w:semiHidden/>
    <w:rsid w:val="009F6A6B"/>
    <w:rPr>
      <w:rFonts w:ascii="Times New Roman" w:eastAsia="宋体" w:hAnsi="Times New Roman" w:cs="Times New Roman"/>
      <w:sz w:val="18"/>
      <w:szCs w:val="18"/>
    </w:rPr>
  </w:style>
  <w:style w:type="paragraph" w:styleId="a7">
    <w:name w:val="header"/>
    <w:aliases w:val="学位论文页眉"/>
    <w:basedOn w:val="a0"/>
    <w:link w:val="a8"/>
    <w:unhideWhenUsed/>
    <w:qFormat/>
    <w:rsid w:val="00C11F9A"/>
    <w:pPr>
      <w:pBdr>
        <w:bottom w:val="single" w:sz="6" w:space="1" w:color="auto"/>
      </w:pBdr>
      <w:tabs>
        <w:tab w:val="center" w:pos="4153"/>
        <w:tab w:val="right" w:pos="8306"/>
      </w:tabs>
      <w:snapToGrid w:val="0"/>
      <w:jc w:val="center"/>
    </w:pPr>
    <w:rPr>
      <w:sz w:val="18"/>
      <w:szCs w:val="18"/>
    </w:rPr>
  </w:style>
  <w:style w:type="character" w:customStyle="1" w:styleId="a8">
    <w:name w:val="页眉 字符"/>
    <w:aliases w:val="学位论文页眉 字符"/>
    <w:basedOn w:val="a1"/>
    <w:link w:val="a7"/>
    <w:uiPriority w:val="99"/>
    <w:qFormat/>
    <w:rsid w:val="00C11F9A"/>
    <w:rPr>
      <w:rFonts w:ascii="Times New Roman" w:eastAsia="宋体" w:hAnsi="Times New Roman" w:cs="Times New Roman"/>
      <w:sz w:val="18"/>
      <w:szCs w:val="18"/>
    </w:rPr>
  </w:style>
  <w:style w:type="paragraph" w:styleId="a9">
    <w:name w:val="footer"/>
    <w:basedOn w:val="a0"/>
    <w:link w:val="aa"/>
    <w:unhideWhenUsed/>
    <w:qFormat/>
    <w:rsid w:val="00C11F9A"/>
    <w:pPr>
      <w:tabs>
        <w:tab w:val="center" w:pos="4153"/>
        <w:tab w:val="right" w:pos="8306"/>
      </w:tabs>
      <w:snapToGrid w:val="0"/>
      <w:jc w:val="left"/>
    </w:pPr>
    <w:rPr>
      <w:sz w:val="18"/>
      <w:szCs w:val="18"/>
    </w:rPr>
  </w:style>
  <w:style w:type="character" w:customStyle="1" w:styleId="aa">
    <w:name w:val="页脚 字符"/>
    <w:basedOn w:val="a1"/>
    <w:link w:val="a9"/>
    <w:uiPriority w:val="99"/>
    <w:qFormat/>
    <w:rsid w:val="00C11F9A"/>
    <w:rPr>
      <w:rFonts w:ascii="Times New Roman" w:eastAsia="宋体" w:hAnsi="Times New Roman" w:cs="Times New Roman"/>
      <w:sz w:val="18"/>
      <w:szCs w:val="18"/>
    </w:rPr>
  </w:style>
  <w:style w:type="paragraph" w:styleId="ab">
    <w:name w:val="List Paragraph"/>
    <w:basedOn w:val="a0"/>
    <w:uiPriority w:val="99"/>
    <w:qFormat/>
    <w:rsid w:val="00C11F9A"/>
    <w:pPr>
      <w:ind w:firstLineChars="200" w:firstLine="420"/>
    </w:pPr>
  </w:style>
  <w:style w:type="character" w:styleId="ac">
    <w:name w:val="annotation reference"/>
    <w:basedOn w:val="a1"/>
    <w:uiPriority w:val="99"/>
    <w:unhideWhenUsed/>
    <w:qFormat/>
    <w:rsid w:val="00A601F2"/>
    <w:rPr>
      <w:sz w:val="21"/>
      <w:szCs w:val="21"/>
    </w:rPr>
  </w:style>
  <w:style w:type="paragraph" w:styleId="ad">
    <w:name w:val="annotation text"/>
    <w:basedOn w:val="a0"/>
    <w:link w:val="ae"/>
    <w:uiPriority w:val="99"/>
    <w:unhideWhenUsed/>
    <w:qFormat/>
    <w:rsid w:val="00A601F2"/>
    <w:pPr>
      <w:jc w:val="left"/>
    </w:pPr>
  </w:style>
  <w:style w:type="character" w:customStyle="1" w:styleId="ae">
    <w:name w:val="批注文字 字符"/>
    <w:basedOn w:val="a1"/>
    <w:link w:val="ad"/>
    <w:uiPriority w:val="99"/>
    <w:qFormat/>
    <w:rsid w:val="00A601F2"/>
    <w:rPr>
      <w:rFonts w:ascii="Times New Roman" w:eastAsia="宋体" w:hAnsi="Times New Roman" w:cs="Times New Roman"/>
      <w:szCs w:val="21"/>
    </w:rPr>
  </w:style>
  <w:style w:type="paragraph" w:styleId="af">
    <w:name w:val="annotation subject"/>
    <w:basedOn w:val="ad"/>
    <w:next w:val="ad"/>
    <w:link w:val="af0"/>
    <w:semiHidden/>
    <w:unhideWhenUsed/>
    <w:rsid w:val="00A601F2"/>
    <w:rPr>
      <w:b/>
      <w:bCs/>
    </w:rPr>
  </w:style>
  <w:style w:type="character" w:customStyle="1" w:styleId="af0">
    <w:name w:val="批注主题 字符"/>
    <w:basedOn w:val="ae"/>
    <w:link w:val="af"/>
    <w:semiHidden/>
    <w:rsid w:val="00A601F2"/>
    <w:rPr>
      <w:rFonts w:ascii="Times New Roman" w:eastAsia="宋体" w:hAnsi="Times New Roman" w:cs="Times New Roman"/>
      <w:b/>
      <w:bCs/>
      <w:szCs w:val="21"/>
    </w:rPr>
  </w:style>
  <w:style w:type="paragraph" w:styleId="af1">
    <w:name w:val="Body Text Indent"/>
    <w:basedOn w:val="a0"/>
    <w:link w:val="11"/>
    <w:qFormat/>
    <w:rsid w:val="00FE4E34"/>
    <w:pPr>
      <w:spacing w:line="300" w:lineRule="exact"/>
      <w:ind w:firstLine="360"/>
    </w:pPr>
    <w:rPr>
      <w:sz w:val="18"/>
      <w:szCs w:val="24"/>
    </w:rPr>
  </w:style>
  <w:style w:type="character" w:customStyle="1" w:styleId="af2">
    <w:name w:val="正文文本缩进 字符"/>
    <w:basedOn w:val="a1"/>
    <w:rsid w:val="00FE4E34"/>
    <w:rPr>
      <w:rFonts w:ascii="Times New Roman" w:eastAsia="宋体" w:hAnsi="Times New Roman" w:cs="Times New Roman"/>
      <w:szCs w:val="21"/>
    </w:rPr>
  </w:style>
  <w:style w:type="character" w:customStyle="1" w:styleId="11">
    <w:name w:val="正文文本缩进 字符1"/>
    <w:link w:val="af1"/>
    <w:rsid w:val="00FE4E34"/>
    <w:rPr>
      <w:rFonts w:ascii="Times New Roman" w:eastAsia="宋体" w:hAnsi="Times New Roman" w:cs="Times New Roman"/>
      <w:sz w:val="18"/>
      <w:szCs w:val="24"/>
    </w:rPr>
  </w:style>
  <w:style w:type="paragraph" w:customStyle="1" w:styleId="p0">
    <w:name w:val="p0"/>
    <w:basedOn w:val="a0"/>
    <w:qFormat/>
    <w:rsid w:val="00B4378F"/>
    <w:pPr>
      <w:widowControl/>
    </w:pPr>
    <w:rPr>
      <w:kern w:val="0"/>
    </w:rPr>
  </w:style>
  <w:style w:type="character" w:customStyle="1" w:styleId="af3">
    <w:name w:val="纯文本 字符"/>
    <w:link w:val="af4"/>
    <w:rsid w:val="00CC4D25"/>
    <w:rPr>
      <w:rFonts w:ascii="宋体" w:hAnsi="Courier New" w:cs="Courier New"/>
      <w:szCs w:val="21"/>
    </w:rPr>
  </w:style>
  <w:style w:type="paragraph" w:styleId="af4">
    <w:name w:val="Plain Text"/>
    <w:basedOn w:val="a0"/>
    <w:link w:val="af3"/>
    <w:uiPriority w:val="99"/>
    <w:rsid w:val="00CC4D25"/>
    <w:rPr>
      <w:rFonts w:ascii="宋体" w:eastAsiaTheme="minorEastAsia" w:hAnsi="Courier New" w:cs="Courier New"/>
    </w:rPr>
  </w:style>
  <w:style w:type="character" w:customStyle="1" w:styleId="12">
    <w:name w:val="纯文本 字符1"/>
    <w:basedOn w:val="a1"/>
    <w:uiPriority w:val="99"/>
    <w:semiHidden/>
    <w:rsid w:val="00CC4D25"/>
    <w:rPr>
      <w:rFonts w:asciiTheme="minorEastAsia" w:hAnsi="Courier New" w:cs="Courier New"/>
      <w:szCs w:val="21"/>
    </w:rPr>
  </w:style>
  <w:style w:type="table" w:styleId="af5">
    <w:name w:val="Table Grid"/>
    <w:basedOn w:val="a2"/>
    <w:uiPriority w:val="59"/>
    <w:qFormat/>
    <w:rsid w:val="00F11DE5"/>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6">
    <w:name w:val="图表注释"/>
    <w:basedOn w:val="a0"/>
    <w:link w:val="Char"/>
    <w:rsid w:val="00E22FD1"/>
    <w:pPr>
      <w:spacing w:beforeLines="50" w:afterLines="50" w:line="288" w:lineRule="auto"/>
      <w:jc w:val="center"/>
    </w:pPr>
    <w:rPr>
      <w:szCs w:val="24"/>
    </w:rPr>
  </w:style>
  <w:style w:type="character" w:customStyle="1" w:styleId="Char">
    <w:name w:val="图表注释 Char"/>
    <w:basedOn w:val="a1"/>
    <w:link w:val="af6"/>
    <w:rsid w:val="00E22FD1"/>
    <w:rPr>
      <w:rFonts w:ascii="Times New Roman" w:eastAsia="宋体" w:hAnsi="Times New Roman" w:cs="Times New Roman"/>
      <w:szCs w:val="24"/>
    </w:rPr>
  </w:style>
  <w:style w:type="paragraph" w:customStyle="1" w:styleId="af7">
    <w:name w:val="段"/>
    <w:rsid w:val="00E22FD1"/>
    <w:pPr>
      <w:autoSpaceDE w:val="0"/>
      <w:autoSpaceDN w:val="0"/>
      <w:ind w:firstLineChars="200" w:firstLine="200"/>
      <w:jc w:val="both"/>
    </w:pPr>
    <w:rPr>
      <w:rFonts w:ascii="宋体" w:eastAsia="宋体" w:hAnsi="Times New Roman" w:cs="Times New Roman"/>
      <w:noProof/>
      <w:kern w:val="0"/>
      <w:szCs w:val="20"/>
    </w:rPr>
  </w:style>
  <w:style w:type="paragraph" w:styleId="22">
    <w:name w:val="Body Text Indent 2"/>
    <w:basedOn w:val="a0"/>
    <w:link w:val="23"/>
    <w:unhideWhenUsed/>
    <w:qFormat/>
    <w:rsid w:val="00F8335D"/>
    <w:pPr>
      <w:spacing w:after="120" w:line="480" w:lineRule="auto"/>
      <w:ind w:leftChars="200" w:left="420"/>
    </w:pPr>
  </w:style>
  <w:style w:type="character" w:customStyle="1" w:styleId="23">
    <w:name w:val="正文文本缩进 2 字符"/>
    <w:basedOn w:val="a1"/>
    <w:link w:val="22"/>
    <w:qFormat/>
    <w:rsid w:val="00F8335D"/>
    <w:rPr>
      <w:rFonts w:ascii="Times New Roman" w:eastAsia="宋体" w:hAnsi="Times New Roman" w:cs="Times New Roman"/>
      <w:szCs w:val="21"/>
    </w:rPr>
  </w:style>
  <w:style w:type="character" w:styleId="af8">
    <w:name w:val="Hyperlink"/>
    <w:basedOn w:val="a1"/>
    <w:uiPriority w:val="99"/>
    <w:unhideWhenUsed/>
    <w:rsid w:val="00D82B61"/>
    <w:rPr>
      <w:color w:val="0000FF"/>
      <w:u w:val="single"/>
    </w:rPr>
  </w:style>
  <w:style w:type="character" w:customStyle="1" w:styleId="ilh-page">
    <w:name w:val="ilh-page"/>
    <w:basedOn w:val="a1"/>
    <w:rsid w:val="00D82B61"/>
  </w:style>
  <w:style w:type="numbering" w:customStyle="1" w:styleId="13">
    <w:name w:val="无列表1"/>
    <w:next w:val="a3"/>
    <w:uiPriority w:val="99"/>
    <w:semiHidden/>
    <w:unhideWhenUsed/>
    <w:rsid w:val="007C40FE"/>
  </w:style>
  <w:style w:type="paragraph" w:styleId="af9">
    <w:name w:val="Body Text"/>
    <w:basedOn w:val="a0"/>
    <w:link w:val="afa"/>
    <w:uiPriority w:val="99"/>
    <w:qFormat/>
    <w:rsid w:val="007C40FE"/>
    <w:rPr>
      <w:rFonts w:ascii="黑体" w:eastAsia="黑体" w:hAnsiTheme="minorHAnsi" w:cstheme="minorBidi"/>
      <w:b/>
      <w:bCs/>
      <w:sz w:val="28"/>
      <w:szCs w:val="24"/>
    </w:rPr>
  </w:style>
  <w:style w:type="character" w:customStyle="1" w:styleId="afa">
    <w:name w:val="正文文本 字符"/>
    <w:basedOn w:val="a1"/>
    <w:link w:val="af9"/>
    <w:uiPriority w:val="99"/>
    <w:rsid w:val="007C40FE"/>
    <w:rPr>
      <w:rFonts w:ascii="黑体" w:eastAsia="黑体"/>
      <w:b/>
      <w:bCs/>
      <w:sz w:val="28"/>
      <w:szCs w:val="24"/>
    </w:rPr>
  </w:style>
  <w:style w:type="character" w:styleId="afb">
    <w:name w:val="page number"/>
    <w:basedOn w:val="a1"/>
    <w:qFormat/>
    <w:rsid w:val="007C40FE"/>
  </w:style>
  <w:style w:type="paragraph" w:customStyle="1" w:styleId="14">
    <w:name w:val="修订1"/>
    <w:hidden/>
    <w:uiPriority w:val="99"/>
    <w:semiHidden/>
    <w:qFormat/>
    <w:rsid w:val="007C40FE"/>
  </w:style>
  <w:style w:type="paragraph" w:styleId="afc">
    <w:name w:val="Revision"/>
    <w:hidden/>
    <w:uiPriority w:val="99"/>
    <w:semiHidden/>
    <w:rsid w:val="007C40FE"/>
  </w:style>
  <w:style w:type="paragraph" w:styleId="afd">
    <w:name w:val="caption"/>
    <w:aliases w:val="图题"/>
    <w:basedOn w:val="a0"/>
    <w:next w:val="a0"/>
    <w:uiPriority w:val="35"/>
    <w:unhideWhenUsed/>
    <w:qFormat/>
    <w:rsid w:val="007C40FE"/>
    <w:pPr>
      <w:jc w:val="center"/>
    </w:pPr>
    <w:rPr>
      <w:rFonts w:eastAsia="楷体"/>
      <w:sz w:val="18"/>
      <w:szCs w:val="20"/>
    </w:rPr>
  </w:style>
  <w:style w:type="character" w:styleId="afe">
    <w:name w:val="Placeholder Text"/>
    <w:basedOn w:val="a1"/>
    <w:uiPriority w:val="99"/>
    <w:rsid w:val="007C40FE"/>
    <w:rPr>
      <w:color w:val="808080"/>
    </w:rPr>
  </w:style>
  <w:style w:type="character" w:customStyle="1" w:styleId="21">
    <w:name w:val="标题 2 字符"/>
    <w:aliases w:val="二级标题 字符"/>
    <w:basedOn w:val="a1"/>
    <w:link w:val="20"/>
    <w:rsid w:val="00545D84"/>
    <w:rPr>
      <w:rFonts w:ascii="宋体" w:eastAsia="宋体" w:hAnsi="宋体" w:cs="宋体"/>
      <w:b/>
      <w:bCs/>
      <w:sz w:val="28"/>
      <w:szCs w:val="28"/>
    </w:rPr>
  </w:style>
  <w:style w:type="paragraph" w:styleId="aff">
    <w:name w:val="Subtitle"/>
    <w:basedOn w:val="a0"/>
    <w:next w:val="a0"/>
    <w:link w:val="aff0"/>
    <w:qFormat/>
    <w:rsid w:val="00545D84"/>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0">
    <w:name w:val="副标题 字符"/>
    <w:basedOn w:val="a1"/>
    <w:link w:val="aff"/>
    <w:rsid w:val="00545D84"/>
    <w:rPr>
      <w:b/>
      <w:bCs/>
      <w:kern w:val="28"/>
      <w:sz w:val="32"/>
      <w:szCs w:val="32"/>
    </w:rPr>
  </w:style>
  <w:style w:type="character" w:customStyle="1" w:styleId="31">
    <w:name w:val="标题 3 字符"/>
    <w:aliases w:val="三级标题 字符"/>
    <w:basedOn w:val="a1"/>
    <w:link w:val="30"/>
    <w:uiPriority w:val="9"/>
    <w:rsid w:val="008978E7"/>
    <w:rPr>
      <w:rFonts w:ascii="Times New Roman" w:eastAsia="宋体" w:hAnsi="Times New Roman" w:cs="Times New Roman"/>
      <w:b/>
      <w:bCs/>
      <w:sz w:val="32"/>
      <w:szCs w:val="32"/>
    </w:rPr>
  </w:style>
  <w:style w:type="character" w:customStyle="1" w:styleId="40">
    <w:name w:val="标题 4 字符"/>
    <w:aliases w:val="四级标题 字符"/>
    <w:basedOn w:val="a1"/>
    <w:link w:val="4"/>
    <w:rsid w:val="002F74CF"/>
    <w:rPr>
      <w:rFonts w:asciiTheme="majorHAnsi" w:eastAsiaTheme="majorEastAsia" w:hAnsiTheme="majorHAnsi" w:cstheme="majorBidi"/>
      <w:b/>
      <w:bCs/>
      <w:sz w:val="28"/>
      <w:szCs w:val="28"/>
    </w:rPr>
  </w:style>
  <w:style w:type="paragraph" w:customStyle="1" w:styleId="15">
    <w:name w:val="列出段落1"/>
    <w:basedOn w:val="a0"/>
    <w:uiPriority w:val="34"/>
    <w:qFormat/>
    <w:rsid w:val="006A0997"/>
    <w:pPr>
      <w:ind w:firstLineChars="200" w:firstLine="420"/>
    </w:pPr>
    <w:rPr>
      <w:rFonts w:ascii="Calibri" w:hAnsi="Calibri"/>
      <w:szCs w:val="24"/>
    </w:rPr>
  </w:style>
  <w:style w:type="paragraph" w:customStyle="1" w:styleId="MTDisplayEquation">
    <w:name w:val="MTDisplayEquation"/>
    <w:basedOn w:val="a0"/>
    <w:next w:val="a0"/>
    <w:link w:val="MTDisplayEquation0"/>
    <w:rsid w:val="004A6A26"/>
    <w:pPr>
      <w:tabs>
        <w:tab w:val="center" w:pos="4160"/>
        <w:tab w:val="right" w:pos="8300"/>
      </w:tabs>
      <w:spacing w:line="360" w:lineRule="auto"/>
      <w:ind w:firstLineChars="200" w:firstLine="480"/>
    </w:pPr>
    <w:rPr>
      <w:sz w:val="24"/>
      <w:szCs w:val="24"/>
    </w:rPr>
  </w:style>
  <w:style w:type="character" w:customStyle="1" w:styleId="MTDisplayEquation0">
    <w:name w:val="MTDisplayEquation 字符"/>
    <w:basedOn w:val="a1"/>
    <w:link w:val="MTDisplayEquation"/>
    <w:rsid w:val="004A6A26"/>
    <w:rPr>
      <w:rFonts w:ascii="Times New Roman" w:eastAsia="宋体" w:hAnsi="Times New Roman" w:cs="Times New Roman"/>
      <w:sz w:val="24"/>
      <w:szCs w:val="24"/>
    </w:rPr>
  </w:style>
  <w:style w:type="paragraph" w:customStyle="1" w:styleId="aff1">
    <w:name w:val="编写建议"/>
    <w:basedOn w:val="a0"/>
    <w:qFormat/>
    <w:rsid w:val="0050136C"/>
    <w:pPr>
      <w:autoSpaceDE w:val="0"/>
      <w:autoSpaceDN w:val="0"/>
      <w:adjustRightInd w:val="0"/>
      <w:spacing w:line="360" w:lineRule="auto"/>
      <w:ind w:left="1134"/>
    </w:pPr>
    <w:rPr>
      <w:i/>
      <w:color w:val="0000FF"/>
      <w:kern w:val="0"/>
      <w:szCs w:val="20"/>
    </w:rPr>
  </w:style>
  <w:style w:type="character" w:customStyle="1" w:styleId="10">
    <w:name w:val="标题 1 字符"/>
    <w:aliases w:val="一级标题 字符"/>
    <w:basedOn w:val="a1"/>
    <w:link w:val="1"/>
    <w:uiPriority w:val="9"/>
    <w:rsid w:val="006702E4"/>
    <w:rPr>
      <w:rFonts w:ascii="Times New Roman" w:eastAsia="宋体" w:hAnsi="Times New Roman" w:cs="Times New Roman"/>
      <w:b/>
      <w:bCs/>
      <w:kern w:val="44"/>
      <w:sz w:val="44"/>
      <w:szCs w:val="44"/>
    </w:rPr>
  </w:style>
  <w:style w:type="paragraph" w:customStyle="1" w:styleId="aff2">
    <w:name w:val="缺省文本"/>
    <w:basedOn w:val="a0"/>
    <w:rsid w:val="006702E4"/>
    <w:pPr>
      <w:autoSpaceDE w:val="0"/>
      <w:autoSpaceDN w:val="0"/>
      <w:adjustRightInd w:val="0"/>
      <w:jc w:val="left"/>
    </w:pPr>
    <w:rPr>
      <w:kern w:val="0"/>
      <w:sz w:val="24"/>
      <w:szCs w:val="24"/>
    </w:rPr>
  </w:style>
  <w:style w:type="character" w:customStyle="1" w:styleId="210">
    <w:name w:val="正文文本缩进 2 字符1"/>
    <w:rsid w:val="006702E4"/>
    <w:rPr>
      <w:rFonts w:ascii="Times New Roman" w:eastAsia="DFKai-SB" w:hAnsi="Times New Roman" w:cs="Times New Roman"/>
      <w:szCs w:val="20"/>
      <w:lang w:eastAsia="zh-TW"/>
    </w:rPr>
  </w:style>
  <w:style w:type="character" w:customStyle="1" w:styleId="16">
    <w:name w:val="页眉 字符1"/>
    <w:basedOn w:val="a1"/>
    <w:semiHidden/>
    <w:rsid w:val="006702E4"/>
    <w:rPr>
      <w:rFonts w:ascii="Times New Roman" w:hAnsi="Times New Roman" w:cs="Times New Roman"/>
      <w:sz w:val="18"/>
      <w:szCs w:val="18"/>
    </w:rPr>
  </w:style>
  <w:style w:type="character" w:customStyle="1" w:styleId="17">
    <w:name w:val="页脚 字符1"/>
    <w:basedOn w:val="a1"/>
    <w:semiHidden/>
    <w:rsid w:val="006702E4"/>
    <w:rPr>
      <w:rFonts w:ascii="Times New Roman" w:hAnsi="Times New Roman" w:cs="Times New Roman"/>
      <w:sz w:val="18"/>
      <w:szCs w:val="18"/>
    </w:rPr>
  </w:style>
  <w:style w:type="paragraph" w:customStyle="1" w:styleId="aff3">
    <w:name w:val="公式"/>
    <w:basedOn w:val="a0"/>
    <w:next w:val="a0"/>
    <w:qFormat/>
    <w:rsid w:val="006702E4"/>
    <w:pPr>
      <w:tabs>
        <w:tab w:val="center" w:pos="4392"/>
        <w:tab w:val="right" w:pos="8784"/>
      </w:tabs>
    </w:pPr>
    <w:rPr>
      <w:szCs w:val="24"/>
    </w:rPr>
  </w:style>
  <w:style w:type="paragraph" w:customStyle="1" w:styleId="aff4">
    <w:name w:val="摘要"/>
    <w:aliases w:val="表格正文"/>
    <w:basedOn w:val="a0"/>
    <w:link w:val="Char0"/>
    <w:qFormat/>
    <w:rsid w:val="006702E4"/>
    <w:pPr>
      <w:ind w:firstLine="480"/>
    </w:pPr>
    <w:rPr>
      <w:szCs w:val="24"/>
    </w:rPr>
  </w:style>
  <w:style w:type="paragraph" w:customStyle="1" w:styleId="18">
    <w:name w:val="样式1"/>
    <w:basedOn w:val="a0"/>
    <w:qFormat/>
    <w:rsid w:val="006702E4"/>
    <w:pPr>
      <w:spacing w:line="300" w:lineRule="exact"/>
    </w:pPr>
    <w:rPr>
      <w:sz w:val="24"/>
    </w:rPr>
  </w:style>
  <w:style w:type="character" w:customStyle="1" w:styleId="MTDisplayEquationChar">
    <w:name w:val="MTDisplayEquation Char"/>
    <w:rsid w:val="006702E4"/>
    <w:rPr>
      <w:rFonts w:ascii="Times New Roman" w:hAnsi="Times New Roman" w:cs="Times New Roman"/>
      <w:noProof/>
      <w:sz w:val="24"/>
      <w:szCs w:val="21"/>
    </w:rPr>
  </w:style>
  <w:style w:type="character" w:customStyle="1" w:styleId="Char0">
    <w:name w:val="摘要 Char"/>
    <w:aliases w:val="表格正文 Char"/>
    <w:link w:val="aff4"/>
    <w:rsid w:val="006702E4"/>
    <w:rPr>
      <w:rFonts w:ascii="Times New Roman" w:eastAsia="宋体" w:hAnsi="Times New Roman" w:cs="Times New Roman"/>
      <w:szCs w:val="24"/>
    </w:rPr>
  </w:style>
  <w:style w:type="character" w:customStyle="1" w:styleId="MTEquationSection">
    <w:name w:val="MTEquationSection"/>
    <w:rsid w:val="006702E4"/>
    <w:rPr>
      <w:vanish/>
      <w:color w:val="FF0000"/>
    </w:rPr>
  </w:style>
  <w:style w:type="paragraph" w:customStyle="1" w:styleId="-">
    <w:name w:val="标题-表格"/>
    <w:basedOn w:val="a0"/>
    <w:next w:val="a0"/>
    <w:qFormat/>
    <w:rsid w:val="006702E4"/>
    <w:pPr>
      <w:keepNext/>
      <w:spacing w:beforeLines="100" w:after="120" w:line="360" w:lineRule="auto"/>
      <w:jc w:val="center"/>
    </w:pPr>
  </w:style>
  <w:style w:type="paragraph" w:customStyle="1" w:styleId="-0">
    <w:name w:val="标题-图"/>
    <w:basedOn w:val="a0"/>
    <w:next w:val="a0"/>
    <w:qFormat/>
    <w:rsid w:val="006702E4"/>
    <w:pPr>
      <w:spacing w:before="120" w:afterLines="100" w:line="360" w:lineRule="auto"/>
      <w:jc w:val="center"/>
    </w:pPr>
    <w:rPr>
      <w:noProof/>
    </w:rPr>
  </w:style>
  <w:style w:type="paragraph" w:customStyle="1" w:styleId="EndNoteBibliography">
    <w:name w:val="EndNote Bibliography"/>
    <w:basedOn w:val="a0"/>
    <w:link w:val="EndNoteBibliography0"/>
    <w:rsid w:val="006702E4"/>
    <w:pPr>
      <w:spacing w:line="400" w:lineRule="exact"/>
      <w:ind w:left="590" w:hanging="488"/>
    </w:pPr>
    <w:rPr>
      <w:noProof/>
    </w:rPr>
  </w:style>
  <w:style w:type="character" w:customStyle="1" w:styleId="EndNoteBibliography0">
    <w:name w:val="EndNote Bibliography 字符"/>
    <w:basedOn w:val="a1"/>
    <w:link w:val="EndNoteBibliography"/>
    <w:rsid w:val="006702E4"/>
    <w:rPr>
      <w:rFonts w:ascii="Times New Roman" w:eastAsia="宋体" w:hAnsi="Times New Roman" w:cs="Times New Roman"/>
      <w:noProof/>
      <w:szCs w:val="21"/>
    </w:rPr>
  </w:style>
  <w:style w:type="character" w:customStyle="1" w:styleId="50">
    <w:name w:val="标题 5 字符"/>
    <w:aliases w:val="简介一级 字符"/>
    <w:basedOn w:val="a1"/>
    <w:link w:val="5"/>
    <w:rsid w:val="00046A9D"/>
    <w:rPr>
      <w:rFonts w:ascii="Times New Roman" w:eastAsia="宋体" w:hAnsi="Times New Roman" w:cs="Times New Roman"/>
      <w:b/>
      <w:noProof/>
      <w:snapToGrid w:val="0"/>
      <w:kern w:val="0"/>
      <w:sz w:val="30"/>
      <w:szCs w:val="30"/>
    </w:rPr>
  </w:style>
  <w:style w:type="character" w:customStyle="1" w:styleId="60">
    <w:name w:val="标题 6 字符"/>
    <w:aliases w:val="简介二级 字符"/>
    <w:basedOn w:val="a1"/>
    <w:link w:val="6"/>
    <w:rsid w:val="00046A9D"/>
    <w:rPr>
      <w:rFonts w:ascii="Times New Roman" w:eastAsia="宋体" w:hAnsi="Times New Roman" w:cs="Times New Roman"/>
      <w:b/>
      <w:noProof/>
      <w:snapToGrid w:val="0"/>
      <w:kern w:val="0"/>
      <w:sz w:val="28"/>
      <w:szCs w:val="28"/>
    </w:rPr>
  </w:style>
  <w:style w:type="character" w:customStyle="1" w:styleId="70">
    <w:name w:val="标题 7 字符"/>
    <w:basedOn w:val="a1"/>
    <w:link w:val="7"/>
    <w:rsid w:val="00046A9D"/>
    <w:rPr>
      <w:rFonts w:ascii="Times New Roman" w:eastAsia="宋体" w:hAnsi="Times New Roman" w:cs="Times New Roman"/>
      <w:b/>
      <w:noProof/>
      <w:snapToGrid w:val="0"/>
      <w:kern w:val="0"/>
      <w:sz w:val="28"/>
      <w:szCs w:val="28"/>
    </w:rPr>
  </w:style>
  <w:style w:type="character" w:customStyle="1" w:styleId="80">
    <w:name w:val="标题 8 字符"/>
    <w:basedOn w:val="a1"/>
    <w:link w:val="8"/>
    <w:rsid w:val="00046A9D"/>
    <w:rPr>
      <w:rFonts w:ascii="Arial" w:eastAsia="黑体" w:hAnsi="Arial" w:cs="Times New Roman"/>
      <w:noProof/>
      <w:sz w:val="24"/>
      <w:szCs w:val="24"/>
    </w:rPr>
  </w:style>
  <w:style w:type="character" w:customStyle="1" w:styleId="90">
    <w:name w:val="标题 9 字符"/>
    <w:basedOn w:val="a1"/>
    <w:link w:val="9"/>
    <w:rsid w:val="00046A9D"/>
    <w:rPr>
      <w:rFonts w:ascii="Times New Roman" w:eastAsia="宋体" w:hAnsi="Times New Roman" w:cs="Times New Roman"/>
      <w:b/>
      <w:bCs/>
      <w:noProof/>
      <w:snapToGrid w:val="0"/>
      <w:kern w:val="0"/>
      <w:sz w:val="24"/>
      <w:szCs w:val="28"/>
    </w:rPr>
  </w:style>
  <w:style w:type="paragraph" w:customStyle="1" w:styleId="aff5">
    <w:name w:val="È±Ê¡ÎÄ±¾"/>
    <w:basedOn w:val="a0"/>
    <w:rsid w:val="00046A9D"/>
    <w:pPr>
      <w:widowControl/>
      <w:overflowPunct w:val="0"/>
      <w:autoSpaceDE w:val="0"/>
      <w:autoSpaceDN w:val="0"/>
      <w:adjustRightInd w:val="0"/>
      <w:jc w:val="left"/>
      <w:textAlignment w:val="baseline"/>
    </w:pPr>
    <w:rPr>
      <w:kern w:val="0"/>
      <w:sz w:val="24"/>
      <w:szCs w:val="20"/>
    </w:rPr>
  </w:style>
  <w:style w:type="paragraph" w:customStyle="1" w:styleId="DefaultText">
    <w:name w:val="Default Text"/>
    <w:basedOn w:val="a0"/>
    <w:rsid w:val="00046A9D"/>
    <w:pPr>
      <w:widowControl/>
      <w:overflowPunct w:val="0"/>
      <w:autoSpaceDE w:val="0"/>
      <w:autoSpaceDN w:val="0"/>
      <w:adjustRightInd w:val="0"/>
      <w:jc w:val="left"/>
      <w:textAlignment w:val="baseline"/>
    </w:pPr>
    <w:rPr>
      <w:kern w:val="0"/>
      <w:sz w:val="24"/>
      <w:szCs w:val="20"/>
    </w:rPr>
  </w:style>
  <w:style w:type="character" w:customStyle="1" w:styleId="2Char">
    <w:name w:val="正文文本缩进 2 Char"/>
    <w:rsid w:val="00046A9D"/>
    <w:rPr>
      <w:rFonts w:eastAsia="DFKai-SB"/>
      <w:kern w:val="2"/>
      <w:sz w:val="28"/>
      <w:lang w:eastAsia="zh-TW"/>
    </w:rPr>
  </w:style>
  <w:style w:type="character" w:customStyle="1" w:styleId="Char1">
    <w:name w:val="批注框文本 Char"/>
    <w:uiPriority w:val="99"/>
    <w:semiHidden/>
    <w:rsid w:val="00046A9D"/>
    <w:rPr>
      <w:kern w:val="2"/>
      <w:sz w:val="18"/>
      <w:szCs w:val="18"/>
    </w:rPr>
  </w:style>
  <w:style w:type="character" w:customStyle="1" w:styleId="Char2">
    <w:name w:val="批注文字 Char"/>
    <w:uiPriority w:val="99"/>
    <w:semiHidden/>
    <w:rsid w:val="00046A9D"/>
    <w:rPr>
      <w:rFonts w:ascii="Calibri" w:eastAsia="宋体" w:hAnsi="Calibri" w:cs="Times New Roman"/>
      <w:kern w:val="2"/>
      <w:sz w:val="21"/>
      <w:szCs w:val="22"/>
    </w:rPr>
  </w:style>
  <w:style w:type="paragraph" w:customStyle="1" w:styleId="Default">
    <w:name w:val="Default"/>
    <w:rsid w:val="00046A9D"/>
    <w:pPr>
      <w:widowControl w:val="0"/>
      <w:autoSpaceDE w:val="0"/>
      <w:autoSpaceDN w:val="0"/>
      <w:adjustRightInd w:val="0"/>
    </w:pPr>
    <w:rPr>
      <w:rFonts w:ascii="Minion Pro" w:eastAsia="Minion Pro" w:hAnsi="Times New Roman" w:cs="Minion Pro"/>
      <w:color w:val="000000"/>
      <w:kern w:val="0"/>
      <w:sz w:val="24"/>
      <w:szCs w:val="24"/>
    </w:rPr>
  </w:style>
  <w:style w:type="character" w:customStyle="1" w:styleId="A80">
    <w:name w:val="A8"/>
    <w:uiPriority w:val="99"/>
    <w:rsid w:val="00046A9D"/>
    <w:rPr>
      <w:rFonts w:cs="Minion Pro SmBd"/>
      <w:b/>
      <w:bCs/>
      <w:color w:val="000000"/>
      <w:sz w:val="16"/>
      <w:szCs w:val="16"/>
    </w:rPr>
  </w:style>
  <w:style w:type="character" w:customStyle="1" w:styleId="1Char">
    <w:name w:val="标题 1 Char"/>
    <w:uiPriority w:val="9"/>
    <w:rsid w:val="00046A9D"/>
    <w:rPr>
      <w:rFonts w:ascii="宋体" w:hAnsi="宋体" w:cs="宋体"/>
      <w:b/>
      <w:bCs/>
      <w:kern w:val="36"/>
      <w:sz w:val="48"/>
      <w:szCs w:val="48"/>
    </w:rPr>
  </w:style>
  <w:style w:type="paragraph" w:customStyle="1" w:styleId="aff6">
    <w:basedOn w:val="a0"/>
    <w:next w:val="ab"/>
    <w:uiPriority w:val="34"/>
    <w:qFormat/>
    <w:rsid w:val="00046A9D"/>
    <w:pPr>
      <w:ind w:firstLineChars="200" w:firstLine="420"/>
    </w:pPr>
    <w:rPr>
      <w:szCs w:val="24"/>
    </w:rPr>
  </w:style>
  <w:style w:type="character" w:customStyle="1" w:styleId="highlight">
    <w:name w:val="highlight"/>
    <w:basedOn w:val="a1"/>
    <w:rsid w:val="00046A9D"/>
  </w:style>
  <w:style w:type="paragraph" w:customStyle="1" w:styleId="19">
    <w:name w:val="标题1"/>
    <w:basedOn w:val="a0"/>
    <w:rsid w:val="00046A9D"/>
    <w:pPr>
      <w:widowControl/>
      <w:spacing w:before="100" w:beforeAutospacing="1" w:after="100" w:afterAutospacing="1"/>
      <w:jc w:val="left"/>
    </w:pPr>
    <w:rPr>
      <w:rFonts w:ascii="宋体" w:hAnsi="宋体" w:cs="宋体"/>
      <w:kern w:val="0"/>
      <w:sz w:val="24"/>
      <w:szCs w:val="24"/>
    </w:rPr>
  </w:style>
  <w:style w:type="paragraph" w:customStyle="1" w:styleId="desc">
    <w:name w:val="desc"/>
    <w:basedOn w:val="a0"/>
    <w:rsid w:val="00046A9D"/>
    <w:pPr>
      <w:widowControl/>
      <w:spacing w:before="100" w:beforeAutospacing="1" w:after="100" w:afterAutospacing="1"/>
      <w:jc w:val="left"/>
    </w:pPr>
    <w:rPr>
      <w:rFonts w:ascii="宋体" w:hAnsi="宋体" w:cs="宋体"/>
      <w:kern w:val="0"/>
      <w:sz w:val="24"/>
      <w:szCs w:val="24"/>
    </w:rPr>
  </w:style>
  <w:style w:type="paragraph" w:customStyle="1" w:styleId="details">
    <w:name w:val="details"/>
    <w:basedOn w:val="a0"/>
    <w:rsid w:val="00046A9D"/>
    <w:pPr>
      <w:widowControl/>
      <w:spacing w:before="100" w:beforeAutospacing="1" w:after="100" w:afterAutospacing="1"/>
      <w:jc w:val="left"/>
    </w:pPr>
    <w:rPr>
      <w:rFonts w:ascii="宋体" w:hAnsi="宋体" w:cs="宋体"/>
      <w:kern w:val="0"/>
      <w:sz w:val="24"/>
      <w:szCs w:val="24"/>
    </w:rPr>
  </w:style>
  <w:style w:type="character" w:customStyle="1" w:styleId="jrnl">
    <w:name w:val="jrnl"/>
    <w:basedOn w:val="a1"/>
    <w:rsid w:val="00046A9D"/>
  </w:style>
  <w:style w:type="paragraph" w:styleId="aff7">
    <w:name w:val="Normal (Web)"/>
    <w:basedOn w:val="a0"/>
    <w:link w:val="aff8"/>
    <w:uiPriority w:val="99"/>
    <w:unhideWhenUsed/>
    <w:qFormat/>
    <w:rsid w:val="00046A9D"/>
    <w:pPr>
      <w:widowControl/>
      <w:spacing w:before="100" w:beforeAutospacing="1" w:after="100" w:afterAutospacing="1"/>
      <w:jc w:val="left"/>
    </w:pPr>
    <w:rPr>
      <w:rFonts w:ascii="宋体" w:hAnsi="宋体" w:cs="宋体"/>
      <w:kern w:val="0"/>
      <w:sz w:val="24"/>
      <w:szCs w:val="24"/>
    </w:rPr>
  </w:style>
  <w:style w:type="character" w:customStyle="1" w:styleId="3Char">
    <w:name w:val="标题 3 Char"/>
    <w:uiPriority w:val="9"/>
    <w:semiHidden/>
    <w:rsid w:val="00046A9D"/>
    <w:rPr>
      <w:b/>
      <w:bCs/>
      <w:kern w:val="2"/>
      <w:sz w:val="32"/>
      <w:szCs w:val="32"/>
    </w:rPr>
  </w:style>
  <w:style w:type="paragraph" w:customStyle="1" w:styleId="a">
    <w:name w:val="参考文献"/>
    <w:basedOn w:val="a0"/>
    <w:rsid w:val="00046A9D"/>
    <w:pPr>
      <w:numPr>
        <w:numId w:val="3"/>
      </w:numPr>
      <w:adjustRightInd w:val="0"/>
      <w:snapToGrid w:val="0"/>
      <w:spacing w:line="400" w:lineRule="exact"/>
      <w:ind w:firstLine="0"/>
    </w:pPr>
    <w:rPr>
      <w:rFonts w:cs="Courier New"/>
      <w:noProof/>
      <w:snapToGrid w:val="0"/>
      <w:kern w:val="0"/>
      <w:sz w:val="24"/>
    </w:rPr>
  </w:style>
  <w:style w:type="paragraph" w:styleId="aff9">
    <w:name w:val="Title"/>
    <w:aliases w:val="无大纲"/>
    <w:basedOn w:val="a0"/>
    <w:next w:val="a0"/>
    <w:link w:val="affa"/>
    <w:autoRedefine/>
    <w:qFormat/>
    <w:rsid w:val="00046A9D"/>
    <w:pPr>
      <w:keepNext/>
      <w:keepLines/>
      <w:spacing w:before="480" w:after="360" w:line="400" w:lineRule="exact"/>
      <w:jc w:val="center"/>
    </w:pPr>
    <w:rPr>
      <w:rFonts w:eastAsia="黑体"/>
      <w:bCs/>
      <w:noProof/>
      <w:sz w:val="32"/>
      <w:szCs w:val="32"/>
    </w:rPr>
  </w:style>
  <w:style w:type="character" w:customStyle="1" w:styleId="affa">
    <w:name w:val="标题 字符"/>
    <w:aliases w:val="无大纲 字符"/>
    <w:basedOn w:val="a1"/>
    <w:link w:val="aff9"/>
    <w:rsid w:val="00046A9D"/>
    <w:rPr>
      <w:rFonts w:ascii="Times New Roman" w:eastAsia="黑体" w:hAnsi="Times New Roman" w:cs="Times New Roman"/>
      <w:bCs/>
      <w:noProof/>
      <w:sz w:val="32"/>
      <w:szCs w:val="32"/>
    </w:rPr>
  </w:style>
  <w:style w:type="paragraph" w:styleId="affb">
    <w:name w:val="Document Map"/>
    <w:basedOn w:val="a0"/>
    <w:link w:val="affc"/>
    <w:semiHidden/>
    <w:rsid w:val="00046A9D"/>
    <w:pPr>
      <w:shd w:val="clear" w:color="auto" w:fill="000080"/>
      <w:spacing w:line="400" w:lineRule="exact"/>
      <w:ind w:firstLineChars="200" w:firstLine="200"/>
    </w:pPr>
    <w:rPr>
      <w:noProof/>
      <w:sz w:val="24"/>
    </w:rPr>
  </w:style>
  <w:style w:type="character" w:customStyle="1" w:styleId="affc">
    <w:name w:val="文档结构图 字符"/>
    <w:basedOn w:val="a1"/>
    <w:link w:val="affb"/>
    <w:semiHidden/>
    <w:rsid w:val="00046A9D"/>
    <w:rPr>
      <w:rFonts w:ascii="Times New Roman" w:eastAsia="宋体" w:hAnsi="Times New Roman" w:cs="Times New Roman"/>
      <w:noProof/>
      <w:sz w:val="24"/>
      <w:szCs w:val="21"/>
      <w:shd w:val="clear" w:color="auto" w:fill="000080"/>
    </w:rPr>
  </w:style>
  <w:style w:type="paragraph" w:customStyle="1" w:styleId="-1">
    <w:name w:val="标题-无编号"/>
    <w:basedOn w:val="1"/>
    <w:next w:val="a0"/>
    <w:autoRedefine/>
    <w:qFormat/>
    <w:rsid w:val="00046A9D"/>
    <w:pPr>
      <w:spacing w:before="480" w:after="360" w:line="400" w:lineRule="exact"/>
      <w:jc w:val="center"/>
    </w:pPr>
    <w:rPr>
      <w:rFonts w:eastAsia="黑体"/>
      <w:b w:val="0"/>
      <w:noProof/>
      <w:snapToGrid w:val="0"/>
      <w:kern w:val="0"/>
      <w:sz w:val="32"/>
    </w:rPr>
  </w:style>
  <w:style w:type="paragraph" w:styleId="affd">
    <w:name w:val="Date"/>
    <w:basedOn w:val="a0"/>
    <w:next w:val="a0"/>
    <w:link w:val="affe"/>
    <w:rsid w:val="00046A9D"/>
    <w:pPr>
      <w:spacing w:line="400" w:lineRule="exact"/>
    </w:pPr>
    <w:rPr>
      <w:szCs w:val="20"/>
    </w:rPr>
  </w:style>
  <w:style w:type="character" w:customStyle="1" w:styleId="affe">
    <w:name w:val="日期 字符"/>
    <w:basedOn w:val="a1"/>
    <w:link w:val="affd"/>
    <w:rsid w:val="00046A9D"/>
    <w:rPr>
      <w:rFonts w:ascii="Times New Roman" w:eastAsia="宋体" w:hAnsi="Times New Roman" w:cs="Times New Roman"/>
      <w:szCs w:val="20"/>
    </w:rPr>
  </w:style>
  <w:style w:type="paragraph" w:styleId="TOC1">
    <w:name w:val="toc 1"/>
    <w:basedOn w:val="a0"/>
    <w:next w:val="a0"/>
    <w:uiPriority w:val="39"/>
    <w:rsid w:val="00046A9D"/>
    <w:pPr>
      <w:spacing w:line="400" w:lineRule="exact"/>
    </w:pPr>
    <w:rPr>
      <w:rFonts w:eastAsia="黑体"/>
      <w:noProof/>
      <w:sz w:val="24"/>
    </w:rPr>
  </w:style>
  <w:style w:type="paragraph" w:styleId="TOC2">
    <w:name w:val="toc 2"/>
    <w:basedOn w:val="a0"/>
    <w:next w:val="a0"/>
    <w:uiPriority w:val="39"/>
    <w:rsid w:val="00046A9D"/>
    <w:pPr>
      <w:spacing w:line="400" w:lineRule="exact"/>
      <w:ind w:leftChars="190" w:left="190"/>
    </w:pPr>
    <w:rPr>
      <w:noProof/>
      <w:sz w:val="24"/>
    </w:rPr>
  </w:style>
  <w:style w:type="paragraph" w:styleId="TOC3">
    <w:name w:val="toc 3"/>
    <w:basedOn w:val="a0"/>
    <w:next w:val="a0"/>
    <w:autoRedefine/>
    <w:uiPriority w:val="39"/>
    <w:rsid w:val="00046A9D"/>
    <w:pPr>
      <w:spacing w:line="400" w:lineRule="exact"/>
      <w:ind w:leftChars="450" w:left="450"/>
    </w:pPr>
    <w:rPr>
      <w:noProof/>
      <w:sz w:val="24"/>
    </w:rPr>
  </w:style>
  <w:style w:type="paragraph" w:styleId="afff">
    <w:name w:val="footnote text"/>
    <w:basedOn w:val="a0"/>
    <w:link w:val="afff0"/>
    <w:semiHidden/>
    <w:rsid w:val="00046A9D"/>
    <w:pPr>
      <w:snapToGrid w:val="0"/>
      <w:spacing w:line="400" w:lineRule="exact"/>
      <w:jc w:val="left"/>
    </w:pPr>
    <w:rPr>
      <w:noProof/>
      <w:sz w:val="18"/>
      <w:szCs w:val="18"/>
    </w:rPr>
  </w:style>
  <w:style w:type="character" w:customStyle="1" w:styleId="afff0">
    <w:name w:val="脚注文本 字符"/>
    <w:basedOn w:val="a1"/>
    <w:link w:val="afff"/>
    <w:semiHidden/>
    <w:rsid w:val="00046A9D"/>
    <w:rPr>
      <w:rFonts w:ascii="Times New Roman" w:eastAsia="宋体" w:hAnsi="Times New Roman" w:cs="Times New Roman"/>
      <w:noProof/>
      <w:sz w:val="18"/>
      <w:szCs w:val="18"/>
    </w:rPr>
  </w:style>
  <w:style w:type="paragraph" w:styleId="TOC4">
    <w:name w:val="toc 4"/>
    <w:basedOn w:val="a0"/>
    <w:next w:val="a0"/>
    <w:semiHidden/>
    <w:rsid w:val="00046A9D"/>
    <w:pPr>
      <w:spacing w:line="400" w:lineRule="exact"/>
      <w:ind w:leftChars="400" w:left="400"/>
    </w:pPr>
    <w:rPr>
      <w:noProof/>
      <w:sz w:val="24"/>
    </w:rPr>
  </w:style>
  <w:style w:type="paragraph" w:customStyle="1" w:styleId="CONTENTS">
    <w:name w:val="CONTENTS"/>
    <w:basedOn w:val="a0"/>
    <w:rsid w:val="00046A9D"/>
    <w:pPr>
      <w:tabs>
        <w:tab w:val="right" w:leader="dot" w:pos="8971"/>
      </w:tabs>
      <w:spacing w:line="400" w:lineRule="exact"/>
    </w:pPr>
    <w:rPr>
      <w:noProof/>
      <w:sz w:val="24"/>
    </w:rPr>
  </w:style>
  <w:style w:type="character" w:styleId="afff1">
    <w:name w:val="Emphasis"/>
    <w:qFormat/>
    <w:rsid w:val="00046A9D"/>
    <w:rPr>
      <w:b w:val="0"/>
      <w:bCs w:val="0"/>
      <w:i w:val="0"/>
      <w:iCs w:val="0"/>
      <w:color w:val="CC0033"/>
    </w:rPr>
  </w:style>
  <w:style w:type="paragraph" w:styleId="afff2">
    <w:name w:val="endnote text"/>
    <w:basedOn w:val="a0"/>
    <w:link w:val="afff3"/>
    <w:semiHidden/>
    <w:rsid w:val="00046A9D"/>
    <w:pPr>
      <w:snapToGrid w:val="0"/>
      <w:jc w:val="left"/>
    </w:pPr>
    <w:rPr>
      <w:sz w:val="24"/>
      <w:szCs w:val="20"/>
    </w:rPr>
  </w:style>
  <w:style w:type="character" w:customStyle="1" w:styleId="afff3">
    <w:name w:val="尾注文本 字符"/>
    <w:basedOn w:val="a1"/>
    <w:link w:val="afff2"/>
    <w:semiHidden/>
    <w:rsid w:val="00046A9D"/>
    <w:rPr>
      <w:rFonts w:ascii="Times New Roman" w:eastAsia="宋体" w:hAnsi="Times New Roman" w:cs="Times New Roman"/>
      <w:sz w:val="24"/>
      <w:szCs w:val="20"/>
    </w:rPr>
  </w:style>
  <w:style w:type="character" w:styleId="afff4">
    <w:name w:val="endnote reference"/>
    <w:semiHidden/>
    <w:rsid w:val="00046A9D"/>
    <w:rPr>
      <w:vertAlign w:val="superscript"/>
    </w:rPr>
  </w:style>
  <w:style w:type="character" w:styleId="HTML">
    <w:name w:val="HTML Cite"/>
    <w:rsid w:val="00046A9D"/>
    <w:rPr>
      <w:i w:val="0"/>
      <w:iCs w:val="0"/>
      <w:color w:val="008000"/>
    </w:rPr>
  </w:style>
  <w:style w:type="paragraph" w:styleId="1a">
    <w:name w:val="index 1"/>
    <w:basedOn w:val="a0"/>
    <w:next w:val="a0"/>
    <w:autoRedefine/>
    <w:semiHidden/>
    <w:rsid w:val="00046A9D"/>
    <w:pPr>
      <w:spacing w:line="400" w:lineRule="exact"/>
      <w:ind w:firstLineChars="200" w:firstLine="200"/>
    </w:pPr>
    <w:rPr>
      <w:noProof/>
      <w:sz w:val="24"/>
    </w:rPr>
  </w:style>
  <w:style w:type="numbering" w:customStyle="1" w:styleId="2">
    <w:name w:val="样式2"/>
    <w:rsid w:val="00046A9D"/>
    <w:pPr>
      <w:numPr>
        <w:numId w:val="1"/>
      </w:numPr>
    </w:pPr>
  </w:style>
  <w:style w:type="numbering" w:customStyle="1" w:styleId="3">
    <w:name w:val="样式3"/>
    <w:rsid w:val="00046A9D"/>
    <w:pPr>
      <w:numPr>
        <w:numId w:val="2"/>
      </w:numPr>
    </w:pPr>
  </w:style>
  <w:style w:type="paragraph" w:customStyle="1" w:styleId="References">
    <w:name w:val="References"/>
    <w:basedOn w:val="a0"/>
    <w:rsid w:val="00046A9D"/>
    <w:pPr>
      <w:widowControl/>
      <w:numPr>
        <w:numId w:val="4"/>
      </w:numPr>
      <w:ind w:firstLine="0"/>
    </w:pPr>
    <w:rPr>
      <w:kern w:val="0"/>
      <w:sz w:val="16"/>
      <w:szCs w:val="16"/>
      <w:lang w:eastAsia="en-US"/>
    </w:rPr>
  </w:style>
  <w:style w:type="character" w:customStyle="1" w:styleId="high-light-bg4">
    <w:name w:val="high-light-bg4"/>
    <w:basedOn w:val="a1"/>
    <w:rsid w:val="00046A9D"/>
  </w:style>
  <w:style w:type="character" w:customStyle="1" w:styleId="ordinary-span-edit2">
    <w:name w:val="ordinary-span-edit2"/>
    <w:basedOn w:val="a1"/>
    <w:rsid w:val="00046A9D"/>
  </w:style>
  <w:style w:type="paragraph" w:customStyle="1" w:styleId="afff5">
    <w:name w:val="我的正文"/>
    <w:basedOn w:val="afff6"/>
    <w:link w:val="Char3"/>
    <w:qFormat/>
    <w:rsid w:val="00046A9D"/>
    <w:pPr>
      <w:spacing w:before="60"/>
      <w:ind w:firstLine="480"/>
    </w:pPr>
    <w:rPr>
      <w:noProof w:val="0"/>
      <w:szCs w:val="24"/>
    </w:rPr>
  </w:style>
  <w:style w:type="character" w:customStyle="1" w:styleId="Char3">
    <w:name w:val="我的正文 Char"/>
    <w:link w:val="afff5"/>
    <w:rsid w:val="00046A9D"/>
    <w:rPr>
      <w:rFonts w:ascii="Times New Roman" w:eastAsia="宋体" w:hAnsi="Times New Roman" w:cs="Times New Roman"/>
      <w:sz w:val="24"/>
      <w:szCs w:val="24"/>
    </w:rPr>
  </w:style>
  <w:style w:type="paragraph" w:styleId="afff6">
    <w:name w:val="Normal Indent"/>
    <w:basedOn w:val="a0"/>
    <w:rsid w:val="00046A9D"/>
    <w:pPr>
      <w:spacing w:line="400" w:lineRule="exact"/>
      <w:ind w:firstLineChars="200" w:firstLine="420"/>
    </w:pPr>
    <w:rPr>
      <w:noProof/>
      <w:sz w:val="24"/>
    </w:rPr>
  </w:style>
  <w:style w:type="paragraph" w:styleId="afff7">
    <w:name w:val="Quote"/>
    <w:basedOn w:val="a0"/>
    <w:next w:val="a0"/>
    <w:link w:val="afff8"/>
    <w:uiPriority w:val="29"/>
    <w:qFormat/>
    <w:rsid w:val="00046A9D"/>
    <w:pPr>
      <w:spacing w:before="200" w:after="160" w:line="400" w:lineRule="exact"/>
      <w:ind w:left="864" w:right="864" w:firstLineChars="200" w:firstLine="200"/>
      <w:jc w:val="center"/>
    </w:pPr>
    <w:rPr>
      <w:i/>
      <w:iCs/>
      <w:noProof/>
      <w:color w:val="404040"/>
      <w:sz w:val="24"/>
    </w:rPr>
  </w:style>
  <w:style w:type="character" w:customStyle="1" w:styleId="afff8">
    <w:name w:val="引用 字符"/>
    <w:basedOn w:val="a1"/>
    <w:link w:val="afff7"/>
    <w:uiPriority w:val="29"/>
    <w:rsid w:val="00046A9D"/>
    <w:rPr>
      <w:rFonts w:ascii="Times New Roman" w:eastAsia="宋体" w:hAnsi="Times New Roman" w:cs="Times New Roman"/>
      <w:i/>
      <w:iCs/>
      <w:noProof/>
      <w:color w:val="404040"/>
      <w:sz w:val="24"/>
      <w:szCs w:val="21"/>
    </w:rPr>
  </w:style>
  <w:style w:type="paragraph" w:styleId="afff9">
    <w:name w:val="Intense Quote"/>
    <w:basedOn w:val="a0"/>
    <w:next w:val="a0"/>
    <w:link w:val="afffa"/>
    <w:uiPriority w:val="30"/>
    <w:qFormat/>
    <w:rsid w:val="00046A9D"/>
    <w:pPr>
      <w:pBdr>
        <w:top w:val="single" w:sz="4" w:space="10" w:color="4F81BD"/>
        <w:bottom w:val="single" w:sz="4" w:space="10" w:color="4F81BD"/>
      </w:pBdr>
      <w:spacing w:before="360" w:after="360" w:line="400" w:lineRule="exact"/>
      <w:ind w:left="864" w:right="864" w:firstLineChars="200" w:firstLine="200"/>
      <w:jc w:val="center"/>
    </w:pPr>
    <w:rPr>
      <w:i/>
      <w:iCs/>
      <w:noProof/>
      <w:color w:val="4F81BD"/>
      <w:sz w:val="24"/>
    </w:rPr>
  </w:style>
  <w:style w:type="character" w:customStyle="1" w:styleId="afffa">
    <w:name w:val="明显引用 字符"/>
    <w:basedOn w:val="a1"/>
    <w:link w:val="afff9"/>
    <w:uiPriority w:val="30"/>
    <w:rsid w:val="00046A9D"/>
    <w:rPr>
      <w:rFonts w:ascii="Times New Roman" w:eastAsia="宋体" w:hAnsi="Times New Roman" w:cs="Times New Roman"/>
      <w:i/>
      <w:iCs/>
      <w:noProof/>
      <w:color w:val="4F81BD"/>
      <w:sz w:val="24"/>
      <w:szCs w:val="21"/>
    </w:rPr>
  </w:style>
  <w:style w:type="paragraph" w:customStyle="1" w:styleId="afffb">
    <w:name w:val="公示"/>
    <w:basedOn w:val="a0"/>
    <w:link w:val="afffc"/>
    <w:qFormat/>
    <w:rsid w:val="00046A9D"/>
    <w:pPr>
      <w:tabs>
        <w:tab w:val="center" w:pos="4320"/>
        <w:tab w:val="right" w:pos="8640"/>
      </w:tabs>
      <w:jc w:val="center"/>
      <w:textAlignment w:val="center"/>
    </w:pPr>
    <w:rPr>
      <w:noProof/>
      <w:sz w:val="24"/>
    </w:rPr>
  </w:style>
  <w:style w:type="character" w:customStyle="1" w:styleId="afffc">
    <w:name w:val="公示 字符"/>
    <w:link w:val="afffb"/>
    <w:rsid w:val="00046A9D"/>
    <w:rPr>
      <w:rFonts w:ascii="Times New Roman" w:eastAsia="宋体" w:hAnsi="Times New Roman" w:cs="Times New Roman"/>
      <w:noProof/>
      <w:sz w:val="24"/>
      <w:szCs w:val="21"/>
    </w:rPr>
  </w:style>
  <w:style w:type="paragraph" w:styleId="afffd">
    <w:name w:val="table of figures"/>
    <w:basedOn w:val="a0"/>
    <w:next w:val="a0"/>
    <w:uiPriority w:val="99"/>
    <w:unhideWhenUsed/>
    <w:rsid w:val="00046A9D"/>
    <w:pPr>
      <w:spacing w:line="400" w:lineRule="exact"/>
    </w:pPr>
    <w:rPr>
      <w:noProof/>
      <w:sz w:val="24"/>
    </w:rPr>
  </w:style>
  <w:style w:type="character" w:customStyle="1" w:styleId="MTConvertedEquation">
    <w:name w:val="MTConvertedEquation"/>
    <w:basedOn w:val="a1"/>
    <w:rsid w:val="00046A9D"/>
  </w:style>
  <w:style w:type="character" w:customStyle="1" w:styleId="Char4">
    <w:name w:val="纯文本 Char"/>
    <w:uiPriority w:val="99"/>
    <w:rsid w:val="0056446F"/>
    <w:rPr>
      <w:rFonts w:ascii="宋体" w:hAnsi="Courier New" w:cs="Courier New"/>
      <w:kern w:val="2"/>
      <w:sz w:val="21"/>
      <w:szCs w:val="21"/>
    </w:rPr>
  </w:style>
  <w:style w:type="character" w:customStyle="1" w:styleId="aff8">
    <w:name w:val="普通(网站) 字符"/>
    <w:basedOn w:val="a1"/>
    <w:link w:val="aff7"/>
    <w:uiPriority w:val="99"/>
    <w:rsid w:val="00B72228"/>
    <w:rPr>
      <w:rFonts w:ascii="宋体" w:eastAsia="宋体" w:hAnsi="宋体" w:cs="宋体"/>
      <w:kern w:val="0"/>
      <w:sz w:val="24"/>
      <w:szCs w:val="24"/>
    </w:rPr>
  </w:style>
  <w:style w:type="table" w:customStyle="1" w:styleId="24">
    <w:name w:val="网格型2"/>
    <w:basedOn w:val="a2"/>
    <w:next w:val="af5"/>
    <w:qFormat/>
    <w:rsid w:val="006613D8"/>
    <w:pPr>
      <w:widowControl w:val="0"/>
      <w:spacing w:line="264" w:lineRule="auto"/>
      <w:ind w:firstLineChars="200" w:firstLine="20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297">
      <w:bodyDiv w:val="1"/>
      <w:marLeft w:val="0"/>
      <w:marRight w:val="0"/>
      <w:marTop w:val="0"/>
      <w:marBottom w:val="0"/>
      <w:divBdr>
        <w:top w:val="none" w:sz="0" w:space="0" w:color="auto"/>
        <w:left w:val="none" w:sz="0" w:space="0" w:color="auto"/>
        <w:bottom w:val="none" w:sz="0" w:space="0" w:color="auto"/>
        <w:right w:val="none" w:sz="0" w:space="0" w:color="auto"/>
      </w:divBdr>
    </w:div>
    <w:div w:id="28535408">
      <w:bodyDiv w:val="1"/>
      <w:marLeft w:val="0"/>
      <w:marRight w:val="0"/>
      <w:marTop w:val="0"/>
      <w:marBottom w:val="0"/>
      <w:divBdr>
        <w:top w:val="none" w:sz="0" w:space="0" w:color="auto"/>
        <w:left w:val="none" w:sz="0" w:space="0" w:color="auto"/>
        <w:bottom w:val="none" w:sz="0" w:space="0" w:color="auto"/>
        <w:right w:val="none" w:sz="0" w:space="0" w:color="auto"/>
      </w:divBdr>
    </w:div>
    <w:div w:id="49230849">
      <w:bodyDiv w:val="1"/>
      <w:marLeft w:val="0"/>
      <w:marRight w:val="0"/>
      <w:marTop w:val="0"/>
      <w:marBottom w:val="0"/>
      <w:divBdr>
        <w:top w:val="none" w:sz="0" w:space="0" w:color="auto"/>
        <w:left w:val="none" w:sz="0" w:space="0" w:color="auto"/>
        <w:bottom w:val="none" w:sz="0" w:space="0" w:color="auto"/>
        <w:right w:val="none" w:sz="0" w:space="0" w:color="auto"/>
      </w:divBdr>
    </w:div>
    <w:div w:id="56902231">
      <w:bodyDiv w:val="1"/>
      <w:marLeft w:val="0"/>
      <w:marRight w:val="0"/>
      <w:marTop w:val="0"/>
      <w:marBottom w:val="0"/>
      <w:divBdr>
        <w:top w:val="none" w:sz="0" w:space="0" w:color="auto"/>
        <w:left w:val="none" w:sz="0" w:space="0" w:color="auto"/>
        <w:bottom w:val="none" w:sz="0" w:space="0" w:color="auto"/>
        <w:right w:val="none" w:sz="0" w:space="0" w:color="auto"/>
      </w:divBdr>
    </w:div>
    <w:div w:id="118302813">
      <w:bodyDiv w:val="1"/>
      <w:marLeft w:val="0"/>
      <w:marRight w:val="0"/>
      <w:marTop w:val="0"/>
      <w:marBottom w:val="0"/>
      <w:divBdr>
        <w:top w:val="none" w:sz="0" w:space="0" w:color="auto"/>
        <w:left w:val="none" w:sz="0" w:space="0" w:color="auto"/>
        <w:bottom w:val="none" w:sz="0" w:space="0" w:color="auto"/>
        <w:right w:val="none" w:sz="0" w:space="0" w:color="auto"/>
      </w:divBdr>
    </w:div>
    <w:div w:id="135530619">
      <w:bodyDiv w:val="1"/>
      <w:marLeft w:val="0"/>
      <w:marRight w:val="0"/>
      <w:marTop w:val="0"/>
      <w:marBottom w:val="0"/>
      <w:divBdr>
        <w:top w:val="none" w:sz="0" w:space="0" w:color="auto"/>
        <w:left w:val="none" w:sz="0" w:space="0" w:color="auto"/>
        <w:bottom w:val="none" w:sz="0" w:space="0" w:color="auto"/>
        <w:right w:val="none" w:sz="0" w:space="0" w:color="auto"/>
      </w:divBdr>
    </w:div>
    <w:div w:id="303705532">
      <w:bodyDiv w:val="1"/>
      <w:marLeft w:val="0"/>
      <w:marRight w:val="0"/>
      <w:marTop w:val="0"/>
      <w:marBottom w:val="0"/>
      <w:divBdr>
        <w:top w:val="none" w:sz="0" w:space="0" w:color="auto"/>
        <w:left w:val="none" w:sz="0" w:space="0" w:color="auto"/>
        <w:bottom w:val="none" w:sz="0" w:space="0" w:color="auto"/>
        <w:right w:val="none" w:sz="0" w:space="0" w:color="auto"/>
      </w:divBdr>
    </w:div>
    <w:div w:id="368918804">
      <w:bodyDiv w:val="1"/>
      <w:marLeft w:val="0"/>
      <w:marRight w:val="0"/>
      <w:marTop w:val="0"/>
      <w:marBottom w:val="0"/>
      <w:divBdr>
        <w:top w:val="none" w:sz="0" w:space="0" w:color="auto"/>
        <w:left w:val="none" w:sz="0" w:space="0" w:color="auto"/>
        <w:bottom w:val="none" w:sz="0" w:space="0" w:color="auto"/>
        <w:right w:val="none" w:sz="0" w:space="0" w:color="auto"/>
      </w:divBdr>
    </w:div>
    <w:div w:id="463356807">
      <w:bodyDiv w:val="1"/>
      <w:marLeft w:val="0"/>
      <w:marRight w:val="0"/>
      <w:marTop w:val="0"/>
      <w:marBottom w:val="0"/>
      <w:divBdr>
        <w:top w:val="none" w:sz="0" w:space="0" w:color="auto"/>
        <w:left w:val="none" w:sz="0" w:space="0" w:color="auto"/>
        <w:bottom w:val="none" w:sz="0" w:space="0" w:color="auto"/>
        <w:right w:val="none" w:sz="0" w:space="0" w:color="auto"/>
      </w:divBdr>
    </w:div>
    <w:div w:id="548147583">
      <w:bodyDiv w:val="1"/>
      <w:marLeft w:val="0"/>
      <w:marRight w:val="0"/>
      <w:marTop w:val="0"/>
      <w:marBottom w:val="0"/>
      <w:divBdr>
        <w:top w:val="none" w:sz="0" w:space="0" w:color="auto"/>
        <w:left w:val="none" w:sz="0" w:space="0" w:color="auto"/>
        <w:bottom w:val="none" w:sz="0" w:space="0" w:color="auto"/>
        <w:right w:val="none" w:sz="0" w:space="0" w:color="auto"/>
      </w:divBdr>
    </w:div>
    <w:div w:id="732236797">
      <w:bodyDiv w:val="1"/>
      <w:marLeft w:val="0"/>
      <w:marRight w:val="0"/>
      <w:marTop w:val="0"/>
      <w:marBottom w:val="0"/>
      <w:divBdr>
        <w:top w:val="none" w:sz="0" w:space="0" w:color="auto"/>
        <w:left w:val="none" w:sz="0" w:space="0" w:color="auto"/>
        <w:bottom w:val="none" w:sz="0" w:space="0" w:color="auto"/>
        <w:right w:val="none" w:sz="0" w:space="0" w:color="auto"/>
      </w:divBdr>
    </w:div>
    <w:div w:id="756708264">
      <w:bodyDiv w:val="1"/>
      <w:marLeft w:val="0"/>
      <w:marRight w:val="0"/>
      <w:marTop w:val="0"/>
      <w:marBottom w:val="0"/>
      <w:divBdr>
        <w:top w:val="none" w:sz="0" w:space="0" w:color="auto"/>
        <w:left w:val="none" w:sz="0" w:space="0" w:color="auto"/>
        <w:bottom w:val="none" w:sz="0" w:space="0" w:color="auto"/>
        <w:right w:val="none" w:sz="0" w:space="0" w:color="auto"/>
      </w:divBdr>
    </w:div>
    <w:div w:id="804002900">
      <w:bodyDiv w:val="1"/>
      <w:marLeft w:val="0"/>
      <w:marRight w:val="0"/>
      <w:marTop w:val="0"/>
      <w:marBottom w:val="0"/>
      <w:divBdr>
        <w:top w:val="none" w:sz="0" w:space="0" w:color="auto"/>
        <w:left w:val="none" w:sz="0" w:space="0" w:color="auto"/>
        <w:bottom w:val="none" w:sz="0" w:space="0" w:color="auto"/>
        <w:right w:val="none" w:sz="0" w:space="0" w:color="auto"/>
      </w:divBdr>
    </w:div>
    <w:div w:id="831531025">
      <w:bodyDiv w:val="1"/>
      <w:marLeft w:val="0"/>
      <w:marRight w:val="0"/>
      <w:marTop w:val="0"/>
      <w:marBottom w:val="0"/>
      <w:divBdr>
        <w:top w:val="none" w:sz="0" w:space="0" w:color="auto"/>
        <w:left w:val="none" w:sz="0" w:space="0" w:color="auto"/>
        <w:bottom w:val="none" w:sz="0" w:space="0" w:color="auto"/>
        <w:right w:val="none" w:sz="0" w:space="0" w:color="auto"/>
      </w:divBdr>
    </w:div>
    <w:div w:id="888148191">
      <w:bodyDiv w:val="1"/>
      <w:marLeft w:val="0"/>
      <w:marRight w:val="0"/>
      <w:marTop w:val="0"/>
      <w:marBottom w:val="0"/>
      <w:divBdr>
        <w:top w:val="none" w:sz="0" w:space="0" w:color="auto"/>
        <w:left w:val="none" w:sz="0" w:space="0" w:color="auto"/>
        <w:bottom w:val="none" w:sz="0" w:space="0" w:color="auto"/>
        <w:right w:val="none" w:sz="0" w:space="0" w:color="auto"/>
      </w:divBdr>
    </w:div>
    <w:div w:id="895820018">
      <w:bodyDiv w:val="1"/>
      <w:marLeft w:val="0"/>
      <w:marRight w:val="0"/>
      <w:marTop w:val="0"/>
      <w:marBottom w:val="0"/>
      <w:divBdr>
        <w:top w:val="none" w:sz="0" w:space="0" w:color="auto"/>
        <w:left w:val="none" w:sz="0" w:space="0" w:color="auto"/>
        <w:bottom w:val="none" w:sz="0" w:space="0" w:color="auto"/>
        <w:right w:val="none" w:sz="0" w:space="0" w:color="auto"/>
      </w:divBdr>
    </w:div>
    <w:div w:id="1087310861">
      <w:bodyDiv w:val="1"/>
      <w:marLeft w:val="0"/>
      <w:marRight w:val="0"/>
      <w:marTop w:val="0"/>
      <w:marBottom w:val="0"/>
      <w:divBdr>
        <w:top w:val="none" w:sz="0" w:space="0" w:color="auto"/>
        <w:left w:val="none" w:sz="0" w:space="0" w:color="auto"/>
        <w:bottom w:val="none" w:sz="0" w:space="0" w:color="auto"/>
        <w:right w:val="none" w:sz="0" w:space="0" w:color="auto"/>
      </w:divBdr>
    </w:div>
    <w:div w:id="1155876977">
      <w:bodyDiv w:val="1"/>
      <w:marLeft w:val="0"/>
      <w:marRight w:val="0"/>
      <w:marTop w:val="0"/>
      <w:marBottom w:val="0"/>
      <w:divBdr>
        <w:top w:val="none" w:sz="0" w:space="0" w:color="auto"/>
        <w:left w:val="none" w:sz="0" w:space="0" w:color="auto"/>
        <w:bottom w:val="none" w:sz="0" w:space="0" w:color="auto"/>
        <w:right w:val="none" w:sz="0" w:space="0" w:color="auto"/>
      </w:divBdr>
    </w:div>
    <w:div w:id="1169061876">
      <w:bodyDiv w:val="1"/>
      <w:marLeft w:val="0"/>
      <w:marRight w:val="0"/>
      <w:marTop w:val="0"/>
      <w:marBottom w:val="0"/>
      <w:divBdr>
        <w:top w:val="none" w:sz="0" w:space="0" w:color="auto"/>
        <w:left w:val="none" w:sz="0" w:space="0" w:color="auto"/>
        <w:bottom w:val="none" w:sz="0" w:space="0" w:color="auto"/>
        <w:right w:val="none" w:sz="0" w:space="0" w:color="auto"/>
      </w:divBdr>
    </w:div>
    <w:div w:id="1210533950">
      <w:bodyDiv w:val="1"/>
      <w:marLeft w:val="0"/>
      <w:marRight w:val="0"/>
      <w:marTop w:val="0"/>
      <w:marBottom w:val="0"/>
      <w:divBdr>
        <w:top w:val="none" w:sz="0" w:space="0" w:color="auto"/>
        <w:left w:val="none" w:sz="0" w:space="0" w:color="auto"/>
        <w:bottom w:val="none" w:sz="0" w:space="0" w:color="auto"/>
        <w:right w:val="none" w:sz="0" w:space="0" w:color="auto"/>
      </w:divBdr>
    </w:div>
    <w:div w:id="1231423584">
      <w:bodyDiv w:val="1"/>
      <w:marLeft w:val="0"/>
      <w:marRight w:val="0"/>
      <w:marTop w:val="0"/>
      <w:marBottom w:val="0"/>
      <w:divBdr>
        <w:top w:val="none" w:sz="0" w:space="0" w:color="auto"/>
        <w:left w:val="none" w:sz="0" w:space="0" w:color="auto"/>
        <w:bottom w:val="none" w:sz="0" w:space="0" w:color="auto"/>
        <w:right w:val="none" w:sz="0" w:space="0" w:color="auto"/>
      </w:divBdr>
    </w:div>
    <w:div w:id="1374307756">
      <w:bodyDiv w:val="1"/>
      <w:marLeft w:val="0"/>
      <w:marRight w:val="0"/>
      <w:marTop w:val="0"/>
      <w:marBottom w:val="0"/>
      <w:divBdr>
        <w:top w:val="none" w:sz="0" w:space="0" w:color="auto"/>
        <w:left w:val="none" w:sz="0" w:space="0" w:color="auto"/>
        <w:bottom w:val="none" w:sz="0" w:space="0" w:color="auto"/>
        <w:right w:val="none" w:sz="0" w:space="0" w:color="auto"/>
      </w:divBdr>
    </w:div>
    <w:div w:id="1395933831">
      <w:bodyDiv w:val="1"/>
      <w:marLeft w:val="0"/>
      <w:marRight w:val="0"/>
      <w:marTop w:val="0"/>
      <w:marBottom w:val="0"/>
      <w:divBdr>
        <w:top w:val="none" w:sz="0" w:space="0" w:color="auto"/>
        <w:left w:val="none" w:sz="0" w:space="0" w:color="auto"/>
        <w:bottom w:val="none" w:sz="0" w:space="0" w:color="auto"/>
        <w:right w:val="none" w:sz="0" w:space="0" w:color="auto"/>
      </w:divBdr>
    </w:div>
    <w:div w:id="1479613715">
      <w:bodyDiv w:val="1"/>
      <w:marLeft w:val="0"/>
      <w:marRight w:val="0"/>
      <w:marTop w:val="0"/>
      <w:marBottom w:val="0"/>
      <w:divBdr>
        <w:top w:val="none" w:sz="0" w:space="0" w:color="auto"/>
        <w:left w:val="none" w:sz="0" w:space="0" w:color="auto"/>
        <w:bottom w:val="none" w:sz="0" w:space="0" w:color="auto"/>
        <w:right w:val="none" w:sz="0" w:space="0" w:color="auto"/>
      </w:divBdr>
    </w:div>
    <w:div w:id="1501429827">
      <w:bodyDiv w:val="1"/>
      <w:marLeft w:val="0"/>
      <w:marRight w:val="0"/>
      <w:marTop w:val="0"/>
      <w:marBottom w:val="0"/>
      <w:divBdr>
        <w:top w:val="none" w:sz="0" w:space="0" w:color="auto"/>
        <w:left w:val="none" w:sz="0" w:space="0" w:color="auto"/>
        <w:bottom w:val="none" w:sz="0" w:space="0" w:color="auto"/>
        <w:right w:val="none" w:sz="0" w:space="0" w:color="auto"/>
      </w:divBdr>
    </w:div>
    <w:div w:id="1520661867">
      <w:bodyDiv w:val="1"/>
      <w:marLeft w:val="0"/>
      <w:marRight w:val="0"/>
      <w:marTop w:val="0"/>
      <w:marBottom w:val="0"/>
      <w:divBdr>
        <w:top w:val="none" w:sz="0" w:space="0" w:color="auto"/>
        <w:left w:val="none" w:sz="0" w:space="0" w:color="auto"/>
        <w:bottom w:val="none" w:sz="0" w:space="0" w:color="auto"/>
        <w:right w:val="none" w:sz="0" w:space="0" w:color="auto"/>
      </w:divBdr>
    </w:div>
    <w:div w:id="1640647090">
      <w:bodyDiv w:val="1"/>
      <w:marLeft w:val="0"/>
      <w:marRight w:val="0"/>
      <w:marTop w:val="0"/>
      <w:marBottom w:val="0"/>
      <w:divBdr>
        <w:top w:val="none" w:sz="0" w:space="0" w:color="auto"/>
        <w:left w:val="none" w:sz="0" w:space="0" w:color="auto"/>
        <w:bottom w:val="none" w:sz="0" w:space="0" w:color="auto"/>
        <w:right w:val="none" w:sz="0" w:space="0" w:color="auto"/>
      </w:divBdr>
    </w:div>
    <w:div w:id="1650592035">
      <w:bodyDiv w:val="1"/>
      <w:marLeft w:val="0"/>
      <w:marRight w:val="0"/>
      <w:marTop w:val="0"/>
      <w:marBottom w:val="0"/>
      <w:divBdr>
        <w:top w:val="none" w:sz="0" w:space="0" w:color="auto"/>
        <w:left w:val="none" w:sz="0" w:space="0" w:color="auto"/>
        <w:bottom w:val="none" w:sz="0" w:space="0" w:color="auto"/>
        <w:right w:val="none" w:sz="0" w:space="0" w:color="auto"/>
      </w:divBdr>
    </w:div>
    <w:div w:id="1680810753">
      <w:bodyDiv w:val="1"/>
      <w:marLeft w:val="0"/>
      <w:marRight w:val="0"/>
      <w:marTop w:val="0"/>
      <w:marBottom w:val="0"/>
      <w:divBdr>
        <w:top w:val="none" w:sz="0" w:space="0" w:color="auto"/>
        <w:left w:val="none" w:sz="0" w:space="0" w:color="auto"/>
        <w:bottom w:val="none" w:sz="0" w:space="0" w:color="auto"/>
        <w:right w:val="none" w:sz="0" w:space="0" w:color="auto"/>
      </w:divBdr>
    </w:div>
    <w:div w:id="1726177808">
      <w:bodyDiv w:val="1"/>
      <w:marLeft w:val="0"/>
      <w:marRight w:val="0"/>
      <w:marTop w:val="0"/>
      <w:marBottom w:val="0"/>
      <w:divBdr>
        <w:top w:val="none" w:sz="0" w:space="0" w:color="auto"/>
        <w:left w:val="none" w:sz="0" w:space="0" w:color="auto"/>
        <w:bottom w:val="none" w:sz="0" w:space="0" w:color="auto"/>
        <w:right w:val="none" w:sz="0" w:space="0" w:color="auto"/>
      </w:divBdr>
    </w:div>
    <w:div w:id="1844277862">
      <w:bodyDiv w:val="1"/>
      <w:marLeft w:val="0"/>
      <w:marRight w:val="0"/>
      <w:marTop w:val="0"/>
      <w:marBottom w:val="0"/>
      <w:divBdr>
        <w:top w:val="none" w:sz="0" w:space="0" w:color="auto"/>
        <w:left w:val="none" w:sz="0" w:space="0" w:color="auto"/>
        <w:bottom w:val="none" w:sz="0" w:space="0" w:color="auto"/>
        <w:right w:val="none" w:sz="0" w:space="0" w:color="auto"/>
      </w:divBdr>
    </w:div>
    <w:div w:id="1932813409">
      <w:bodyDiv w:val="1"/>
      <w:marLeft w:val="0"/>
      <w:marRight w:val="0"/>
      <w:marTop w:val="0"/>
      <w:marBottom w:val="0"/>
      <w:divBdr>
        <w:top w:val="none" w:sz="0" w:space="0" w:color="auto"/>
        <w:left w:val="none" w:sz="0" w:space="0" w:color="auto"/>
        <w:bottom w:val="none" w:sz="0" w:space="0" w:color="auto"/>
        <w:right w:val="none" w:sz="0" w:space="0" w:color="auto"/>
      </w:divBdr>
    </w:div>
    <w:div w:id="2034264308">
      <w:bodyDiv w:val="1"/>
      <w:marLeft w:val="0"/>
      <w:marRight w:val="0"/>
      <w:marTop w:val="0"/>
      <w:marBottom w:val="0"/>
      <w:divBdr>
        <w:top w:val="none" w:sz="0" w:space="0" w:color="auto"/>
        <w:left w:val="none" w:sz="0" w:space="0" w:color="auto"/>
        <w:bottom w:val="none" w:sz="0" w:space="0" w:color="auto"/>
        <w:right w:val="none" w:sz="0" w:space="0" w:color="auto"/>
      </w:divBdr>
    </w:div>
    <w:div w:id="2064719193">
      <w:bodyDiv w:val="1"/>
      <w:marLeft w:val="0"/>
      <w:marRight w:val="0"/>
      <w:marTop w:val="0"/>
      <w:marBottom w:val="0"/>
      <w:divBdr>
        <w:top w:val="none" w:sz="0" w:space="0" w:color="auto"/>
        <w:left w:val="none" w:sz="0" w:space="0" w:color="auto"/>
        <w:bottom w:val="none" w:sz="0" w:space="0" w:color="auto"/>
        <w:right w:val="none" w:sz="0" w:space="0" w:color="auto"/>
      </w:divBdr>
    </w:div>
    <w:div w:id="208333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5.emf"/><Relationship Id="rId21" Type="http://schemas.openxmlformats.org/officeDocument/2006/relationships/oleObject" Target="embeddings/oleObject8.bin"/><Relationship Id="rId42" Type="http://schemas.openxmlformats.org/officeDocument/2006/relationships/image" Target="media/image16.wmf"/><Relationship Id="rId63" Type="http://schemas.openxmlformats.org/officeDocument/2006/relationships/image" Target="media/image26.wmf"/><Relationship Id="rId84" Type="http://schemas.openxmlformats.org/officeDocument/2006/relationships/oleObject" Target="embeddings/oleObject43.bin"/><Relationship Id="rId138" Type="http://schemas.openxmlformats.org/officeDocument/2006/relationships/oleObject" Target="embeddings/oleObject76.bin"/><Relationship Id="rId159" Type="http://schemas.openxmlformats.org/officeDocument/2006/relationships/oleObject" Target="embeddings/oleObject97.bin"/><Relationship Id="rId170" Type="http://schemas.openxmlformats.org/officeDocument/2006/relationships/oleObject" Target="embeddings/oleObject108.bin"/><Relationship Id="rId107" Type="http://schemas.openxmlformats.org/officeDocument/2006/relationships/oleObject" Target="embeddings/oleObject66.bin"/><Relationship Id="rId11" Type="http://schemas.openxmlformats.org/officeDocument/2006/relationships/oleObject" Target="embeddings/oleObject3.bin"/><Relationship Id="rId32" Type="http://schemas.openxmlformats.org/officeDocument/2006/relationships/oleObject" Target="embeddings/oleObject14.bin"/><Relationship Id="rId53" Type="http://schemas.openxmlformats.org/officeDocument/2006/relationships/image" Target="media/image21.wmf"/><Relationship Id="rId74" Type="http://schemas.openxmlformats.org/officeDocument/2006/relationships/oleObject" Target="embeddings/oleObject37.bin"/><Relationship Id="rId128" Type="http://schemas.openxmlformats.org/officeDocument/2006/relationships/image" Target="media/image42.jpeg"/><Relationship Id="rId149" Type="http://schemas.openxmlformats.org/officeDocument/2006/relationships/oleObject" Target="embeddings/oleObject87.bin"/><Relationship Id="rId5" Type="http://schemas.openxmlformats.org/officeDocument/2006/relationships/webSettings" Target="webSettings.xml"/><Relationship Id="rId95" Type="http://schemas.openxmlformats.org/officeDocument/2006/relationships/oleObject" Target="embeddings/oleObject54.bin"/><Relationship Id="rId160" Type="http://schemas.openxmlformats.org/officeDocument/2006/relationships/oleObject" Target="embeddings/oleObject98.bin"/><Relationship Id="rId22" Type="http://schemas.openxmlformats.org/officeDocument/2006/relationships/image" Target="media/image7.wmf"/><Relationship Id="rId43" Type="http://schemas.openxmlformats.org/officeDocument/2006/relationships/oleObject" Target="embeddings/oleObject20.bin"/><Relationship Id="rId64" Type="http://schemas.openxmlformats.org/officeDocument/2006/relationships/oleObject" Target="embeddings/oleObject31.bin"/><Relationship Id="rId118" Type="http://schemas.openxmlformats.org/officeDocument/2006/relationships/package" Target="embeddings/Microsoft_Visio_Drawing.vsdx"/><Relationship Id="rId139" Type="http://schemas.openxmlformats.org/officeDocument/2006/relationships/oleObject" Target="embeddings/oleObject77.bin"/><Relationship Id="rId85" Type="http://schemas.openxmlformats.org/officeDocument/2006/relationships/oleObject" Target="embeddings/oleObject44.bin"/><Relationship Id="rId150" Type="http://schemas.openxmlformats.org/officeDocument/2006/relationships/oleObject" Target="embeddings/oleObject88.bin"/><Relationship Id="rId171" Type="http://schemas.openxmlformats.org/officeDocument/2006/relationships/oleObject" Target="embeddings/oleObject109.bin"/><Relationship Id="rId12" Type="http://schemas.openxmlformats.org/officeDocument/2006/relationships/image" Target="media/image2.wmf"/><Relationship Id="rId33" Type="http://schemas.openxmlformats.org/officeDocument/2006/relationships/oleObject" Target="embeddings/oleObject15.bin"/><Relationship Id="rId108" Type="http://schemas.openxmlformats.org/officeDocument/2006/relationships/oleObject" Target="embeddings/oleObject67.bin"/><Relationship Id="rId129" Type="http://schemas.openxmlformats.org/officeDocument/2006/relationships/image" Target="media/image43.png"/><Relationship Id="rId54" Type="http://schemas.openxmlformats.org/officeDocument/2006/relationships/oleObject" Target="embeddings/oleObject26.bin"/><Relationship Id="rId75" Type="http://schemas.openxmlformats.org/officeDocument/2006/relationships/oleObject" Target="embeddings/oleObject38.bin"/><Relationship Id="rId96" Type="http://schemas.openxmlformats.org/officeDocument/2006/relationships/oleObject" Target="embeddings/oleObject55.bin"/><Relationship Id="rId140" Type="http://schemas.openxmlformats.org/officeDocument/2006/relationships/oleObject" Target="embeddings/oleObject78.bin"/><Relationship Id="rId161" Type="http://schemas.openxmlformats.org/officeDocument/2006/relationships/oleObject" Target="embeddings/oleObject99.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oleObject" Target="embeddings/oleObject12.bin"/><Relationship Id="rId49" Type="http://schemas.openxmlformats.org/officeDocument/2006/relationships/image" Target="media/image19.wmf"/><Relationship Id="rId114" Type="http://schemas.openxmlformats.org/officeDocument/2006/relationships/image" Target="media/image32.emf"/><Relationship Id="rId119" Type="http://schemas.openxmlformats.org/officeDocument/2006/relationships/image" Target="media/image36.emf"/><Relationship Id="rId44" Type="http://schemas.openxmlformats.org/officeDocument/2006/relationships/image" Target="media/image17.wmf"/><Relationship Id="rId60" Type="http://schemas.openxmlformats.org/officeDocument/2006/relationships/oleObject" Target="embeddings/oleObject29.bin"/><Relationship Id="rId65" Type="http://schemas.openxmlformats.org/officeDocument/2006/relationships/image" Target="media/image27.wmf"/><Relationship Id="rId81" Type="http://schemas.openxmlformats.org/officeDocument/2006/relationships/oleObject" Target="embeddings/oleObject40.bin"/><Relationship Id="rId86" Type="http://schemas.openxmlformats.org/officeDocument/2006/relationships/oleObject" Target="embeddings/oleObject45.bin"/><Relationship Id="rId130" Type="http://schemas.openxmlformats.org/officeDocument/2006/relationships/image" Target="media/image44.png"/><Relationship Id="rId135" Type="http://schemas.openxmlformats.org/officeDocument/2006/relationships/oleObject" Target="embeddings/oleObject73.bin"/><Relationship Id="rId151" Type="http://schemas.openxmlformats.org/officeDocument/2006/relationships/oleObject" Target="embeddings/oleObject89.bin"/><Relationship Id="rId156" Type="http://schemas.openxmlformats.org/officeDocument/2006/relationships/oleObject" Target="embeddings/oleObject94.bin"/><Relationship Id="rId172" Type="http://schemas.openxmlformats.org/officeDocument/2006/relationships/package" Target="embeddings/Microsoft_Visio_Drawing4.vsdx"/><Relationship Id="rId13" Type="http://schemas.openxmlformats.org/officeDocument/2006/relationships/oleObject" Target="embeddings/oleObject4.bin"/><Relationship Id="rId18" Type="http://schemas.openxmlformats.org/officeDocument/2006/relationships/image" Target="media/image5.wmf"/><Relationship Id="rId39" Type="http://schemas.openxmlformats.org/officeDocument/2006/relationships/oleObject" Target="embeddings/oleObject18.bin"/><Relationship Id="rId109" Type="http://schemas.openxmlformats.org/officeDocument/2006/relationships/oleObject" Target="embeddings/oleObject68.bin"/><Relationship Id="rId34" Type="http://schemas.openxmlformats.org/officeDocument/2006/relationships/image" Target="media/image12.wmf"/><Relationship Id="rId50" Type="http://schemas.openxmlformats.org/officeDocument/2006/relationships/oleObject" Target="embeddings/oleObject24.bin"/><Relationship Id="rId55" Type="http://schemas.openxmlformats.org/officeDocument/2006/relationships/image" Target="media/image22.wmf"/><Relationship Id="rId76" Type="http://schemas.openxmlformats.org/officeDocument/2006/relationships/comments" Target="comments.xml"/><Relationship Id="rId97" Type="http://schemas.openxmlformats.org/officeDocument/2006/relationships/oleObject" Target="embeddings/oleObject56.bin"/><Relationship Id="rId104" Type="http://schemas.openxmlformats.org/officeDocument/2006/relationships/oleObject" Target="embeddings/oleObject63.bin"/><Relationship Id="rId120" Type="http://schemas.openxmlformats.org/officeDocument/2006/relationships/package" Target="embeddings/Microsoft_Visio_Drawing1.vsdx"/><Relationship Id="rId125" Type="http://schemas.openxmlformats.org/officeDocument/2006/relationships/image" Target="media/image39.jpeg"/><Relationship Id="rId141" Type="http://schemas.openxmlformats.org/officeDocument/2006/relationships/oleObject" Target="embeddings/oleObject79.bin"/><Relationship Id="rId146" Type="http://schemas.openxmlformats.org/officeDocument/2006/relationships/oleObject" Target="embeddings/oleObject84.bin"/><Relationship Id="rId167" Type="http://schemas.openxmlformats.org/officeDocument/2006/relationships/oleObject" Target="embeddings/oleObject105.bin"/><Relationship Id="rId7" Type="http://schemas.openxmlformats.org/officeDocument/2006/relationships/endnotes" Target="endnotes.xml"/><Relationship Id="rId71" Type="http://schemas.openxmlformats.org/officeDocument/2006/relationships/oleObject" Target="embeddings/oleObject35.bin"/><Relationship Id="rId92" Type="http://schemas.openxmlformats.org/officeDocument/2006/relationships/oleObject" Target="embeddings/oleObject51.bin"/><Relationship Id="rId162"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8.wmf"/><Relationship Id="rId40" Type="http://schemas.openxmlformats.org/officeDocument/2006/relationships/image" Target="media/image15.wmf"/><Relationship Id="rId45" Type="http://schemas.openxmlformats.org/officeDocument/2006/relationships/oleObject" Target="embeddings/oleObject21.bin"/><Relationship Id="rId66" Type="http://schemas.openxmlformats.org/officeDocument/2006/relationships/oleObject" Target="embeddings/oleObject32.bin"/><Relationship Id="rId87" Type="http://schemas.openxmlformats.org/officeDocument/2006/relationships/oleObject" Target="embeddings/oleObject46.bin"/><Relationship Id="rId110" Type="http://schemas.openxmlformats.org/officeDocument/2006/relationships/oleObject" Target="embeddings/oleObject69.bin"/><Relationship Id="rId115" Type="http://schemas.openxmlformats.org/officeDocument/2006/relationships/image" Target="media/image33.emf"/><Relationship Id="rId131" Type="http://schemas.openxmlformats.org/officeDocument/2006/relationships/image" Target="media/image45.jpeg"/><Relationship Id="rId136" Type="http://schemas.openxmlformats.org/officeDocument/2006/relationships/oleObject" Target="embeddings/oleObject74.bin"/><Relationship Id="rId157" Type="http://schemas.openxmlformats.org/officeDocument/2006/relationships/oleObject" Target="embeddings/oleObject95.bin"/><Relationship Id="rId61" Type="http://schemas.openxmlformats.org/officeDocument/2006/relationships/image" Target="media/image25.wmf"/><Relationship Id="rId82" Type="http://schemas.openxmlformats.org/officeDocument/2006/relationships/oleObject" Target="embeddings/oleObject41.bin"/><Relationship Id="rId152" Type="http://schemas.openxmlformats.org/officeDocument/2006/relationships/oleObject" Target="embeddings/oleObject90.bin"/><Relationship Id="rId173" Type="http://schemas.openxmlformats.org/officeDocument/2006/relationships/fontTable" Target="fontTable.xml"/><Relationship Id="rId19" Type="http://schemas.openxmlformats.org/officeDocument/2006/relationships/oleObject" Target="embeddings/oleObject7.bin"/><Relationship Id="rId14" Type="http://schemas.openxmlformats.org/officeDocument/2006/relationships/image" Target="media/image3.wmf"/><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27.bin"/><Relationship Id="rId77" Type="http://schemas.microsoft.com/office/2011/relationships/commentsExtended" Target="commentsExtended.xml"/><Relationship Id="rId100" Type="http://schemas.openxmlformats.org/officeDocument/2006/relationships/oleObject" Target="embeddings/oleObject59.bin"/><Relationship Id="rId105" Type="http://schemas.openxmlformats.org/officeDocument/2006/relationships/oleObject" Target="embeddings/oleObject64.bin"/><Relationship Id="rId126" Type="http://schemas.openxmlformats.org/officeDocument/2006/relationships/image" Target="media/image40.png"/><Relationship Id="rId147" Type="http://schemas.openxmlformats.org/officeDocument/2006/relationships/oleObject" Target="embeddings/oleObject85.bin"/><Relationship Id="rId168" Type="http://schemas.openxmlformats.org/officeDocument/2006/relationships/oleObject" Target="embeddings/oleObject106.bin"/><Relationship Id="rId8" Type="http://schemas.openxmlformats.org/officeDocument/2006/relationships/image" Target="media/image1.wmf"/><Relationship Id="rId51" Type="http://schemas.openxmlformats.org/officeDocument/2006/relationships/image" Target="media/image20.wmf"/><Relationship Id="rId72" Type="http://schemas.openxmlformats.org/officeDocument/2006/relationships/oleObject" Target="embeddings/oleObject36.bin"/><Relationship Id="rId93" Type="http://schemas.openxmlformats.org/officeDocument/2006/relationships/oleObject" Target="embeddings/oleObject52.bin"/><Relationship Id="rId98" Type="http://schemas.openxmlformats.org/officeDocument/2006/relationships/oleObject" Target="embeddings/oleObject57.bin"/><Relationship Id="rId121" Type="http://schemas.openxmlformats.org/officeDocument/2006/relationships/image" Target="media/image37.emf"/><Relationship Id="rId142" Type="http://schemas.openxmlformats.org/officeDocument/2006/relationships/oleObject" Target="embeddings/oleObject80.bin"/><Relationship Id="rId163" Type="http://schemas.openxmlformats.org/officeDocument/2006/relationships/oleObject" Target="embeddings/oleObject101.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18.wmf"/><Relationship Id="rId67" Type="http://schemas.openxmlformats.org/officeDocument/2006/relationships/image" Target="media/image28.wmf"/><Relationship Id="rId116" Type="http://schemas.openxmlformats.org/officeDocument/2006/relationships/image" Target="media/image34.emf"/><Relationship Id="rId137" Type="http://schemas.openxmlformats.org/officeDocument/2006/relationships/oleObject" Target="embeddings/oleObject75.bin"/><Relationship Id="rId158" Type="http://schemas.openxmlformats.org/officeDocument/2006/relationships/oleObject" Target="embeddings/oleObject96.bin"/><Relationship Id="rId20" Type="http://schemas.openxmlformats.org/officeDocument/2006/relationships/image" Target="media/image6.wmf"/><Relationship Id="rId41" Type="http://schemas.openxmlformats.org/officeDocument/2006/relationships/oleObject" Target="embeddings/oleObject19.bin"/><Relationship Id="rId62" Type="http://schemas.openxmlformats.org/officeDocument/2006/relationships/oleObject" Target="embeddings/oleObject30.bin"/><Relationship Id="rId83" Type="http://schemas.openxmlformats.org/officeDocument/2006/relationships/oleObject" Target="embeddings/oleObject42.bin"/><Relationship Id="rId88" Type="http://schemas.openxmlformats.org/officeDocument/2006/relationships/oleObject" Target="embeddings/oleObject47.bin"/><Relationship Id="rId111" Type="http://schemas.openxmlformats.org/officeDocument/2006/relationships/oleObject" Target="embeddings/oleObject70.bin"/><Relationship Id="rId132" Type="http://schemas.openxmlformats.org/officeDocument/2006/relationships/image" Target="media/image46.png"/><Relationship Id="rId153" Type="http://schemas.openxmlformats.org/officeDocument/2006/relationships/oleObject" Target="embeddings/oleObject91.bin"/><Relationship Id="rId174" Type="http://schemas.microsoft.com/office/2011/relationships/people" Target="people.xml"/><Relationship Id="rId15" Type="http://schemas.openxmlformats.org/officeDocument/2006/relationships/oleObject" Target="embeddings/oleObject5.bin"/><Relationship Id="rId36" Type="http://schemas.openxmlformats.org/officeDocument/2006/relationships/image" Target="media/image13.wmf"/><Relationship Id="rId57" Type="http://schemas.openxmlformats.org/officeDocument/2006/relationships/image" Target="media/image23.wmf"/><Relationship Id="rId106" Type="http://schemas.openxmlformats.org/officeDocument/2006/relationships/oleObject" Target="embeddings/oleObject65.bin"/><Relationship Id="rId127" Type="http://schemas.openxmlformats.org/officeDocument/2006/relationships/image" Target="media/image41.png"/><Relationship Id="rId10" Type="http://schemas.openxmlformats.org/officeDocument/2006/relationships/oleObject" Target="embeddings/oleObject2.bin"/><Relationship Id="rId31" Type="http://schemas.openxmlformats.org/officeDocument/2006/relationships/image" Target="media/image11.wmf"/><Relationship Id="rId52" Type="http://schemas.openxmlformats.org/officeDocument/2006/relationships/oleObject" Target="embeddings/oleObject25.bin"/><Relationship Id="rId73" Type="http://schemas.openxmlformats.org/officeDocument/2006/relationships/image" Target="media/image30.wmf"/><Relationship Id="rId78" Type="http://schemas.microsoft.com/office/2016/09/relationships/commentsIds" Target="commentsIds.xml"/><Relationship Id="rId94" Type="http://schemas.openxmlformats.org/officeDocument/2006/relationships/oleObject" Target="embeddings/oleObject53.bin"/><Relationship Id="rId99" Type="http://schemas.openxmlformats.org/officeDocument/2006/relationships/oleObject" Target="embeddings/oleObject58.bin"/><Relationship Id="rId101" Type="http://schemas.openxmlformats.org/officeDocument/2006/relationships/oleObject" Target="embeddings/oleObject60.bin"/><Relationship Id="rId122" Type="http://schemas.openxmlformats.org/officeDocument/2006/relationships/package" Target="embeddings/Microsoft_Visio_Drawing2.vsdx"/><Relationship Id="rId143" Type="http://schemas.openxmlformats.org/officeDocument/2006/relationships/oleObject" Target="embeddings/oleObject81.bin"/><Relationship Id="rId148" Type="http://schemas.openxmlformats.org/officeDocument/2006/relationships/oleObject" Target="embeddings/oleObject86.bin"/><Relationship Id="rId164" Type="http://schemas.openxmlformats.org/officeDocument/2006/relationships/oleObject" Target="embeddings/oleObject102.bin"/><Relationship Id="rId169" Type="http://schemas.openxmlformats.org/officeDocument/2006/relationships/oleObject" Target="embeddings/oleObject107.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oleObject" Target="embeddings/oleObject48.bin"/><Relationship Id="rId112" Type="http://schemas.openxmlformats.org/officeDocument/2006/relationships/oleObject" Target="embeddings/oleObject71.bin"/><Relationship Id="rId133" Type="http://schemas.openxmlformats.org/officeDocument/2006/relationships/image" Target="media/image47.png"/><Relationship Id="rId154" Type="http://schemas.openxmlformats.org/officeDocument/2006/relationships/oleObject" Target="embeddings/oleObject92.bin"/><Relationship Id="rId175" Type="http://schemas.openxmlformats.org/officeDocument/2006/relationships/theme" Target="theme/theme1.xml"/><Relationship Id="rId16" Type="http://schemas.openxmlformats.org/officeDocument/2006/relationships/image" Target="media/image4.wmf"/><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microsoft.com/office/2018/08/relationships/commentsExtensible" Target="commentsExtensible.xml"/><Relationship Id="rId102" Type="http://schemas.openxmlformats.org/officeDocument/2006/relationships/oleObject" Target="embeddings/oleObject61.bin"/><Relationship Id="rId123" Type="http://schemas.openxmlformats.org/officeDocument/2006/relationships/image" Target="media/image38.emf"/><Relationship Id="rId144" Type="http://schemas.openxmlformats.org/officeDocument/2006/relationships/oleObject" Target="embeddings/oleObject82.bin"/><Relationship Id="rId90" Type="http://schemas.openxmlformats.org/officeDocument/2006/relationships/oleObject" Target="embeddings/oleObject49.bin"/><Relationship Id="rId165" Type="http://schemas.openxmlformats.org/officeDocument/2006/relationships/oleObject" Target="embeddings/oleObject103.bin"/><Relationship Id="rId27" Type="http://schemas.openxmlformats.org/officeDocument/2006/relationships/image" Target="media/image9.wmf"/><Relationship Id="rId48" Type="http://schemas.openxmlformats.org/officeDocument/2006/relationships/oleObject" Target="embeddings/oleObject23.bin"/><Relationship Id="rId69" Type="http://schemas.openxmlformats.org/officeDocument/2006/relationships/oleObject" Target="embeddings/oleObject34.bin"/><Relationship Id="rId113" Type="http://schemas.openxmlformats.org/officeDocument/2006/relationships/image" Target="media/image31.emf"/><Relationship Id="rId134" Type="http://schemas.openxmlformats.org/officeDocument/2006/relationships/oleObject" Target="embeddings/oleObject72.bin"/><Relationship Id="rId80" Type="http://schemas.openxmlformats.org/officeDocument/2006/relationships/oleObject" Target="embeddings/oleObject39.bin"/><Relationship Id="rId155" Type="http://schemas.openxmlformats.org/officeDocument/2006/relationships/oleObject" Target="embeddings/oleObject93.bin"/><Relationship Id="rId17" Type="http://schemas.openxmlformats.org/officeDocument/2006/relationships/oleObject" Target="embeddings/oleObject6.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oleObject" Target="embeddings/oleObject62.bin"/><Relationship Id="rId124" Type="http://schemas.openxmlformats.org/officeDocument/2006/relationships/package" Target="embeddings/Microsoft_Visio_Drawing3.vsdx"/><Relationship Id="rId70" Type="http://schemas.openxmlformats.org/officeDocument/2006/relationships/image" Target="media/image29.wmf"/><Relationship Id="rId91" Type="http://schemas.openxmlformats.org/officeDocument/2006/relationships/oleObject" Target="embeddings/oleObject50.bin"/><Relationship Id="rId145" Type="http://schemas.openxmlformats.org/officeDocument/2006/relationships/oleObject" Target="embeddings/oleObject83.bin"/><Relationship Id="rId166" Type="http://schemas.openxmlformats.org/officeDocument/2006/relationships/oleObject" Target="embeddings/oleObject10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78060-FA4E-4F48-8B35-E2C84519E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11136</Words>
  <Characters>5033</Characters>
  <Application>Microsoft Office Word</Application>
  <DocSecurity>4</DocSecurity>
  <Lines>41</Lines>
  <Paragraphs>32</Paragraphs>
  <ScaleCrop>false</ScaleCrop>
  <Company>微软中国</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王晶</dc:creator>
  <cp:lastModifiedBy>星月 杨</cp:lastModifiedBy>
  <cp:revision>2</cp:revision>
  <dcterms:created xsi:type="dcterms:W3CDTF">2025-07-30T08:36:00Z</dcterms:created>
  <dcterms:modified xsi:type="dcterms:W3CDTF">2025-07-30T08:36:00Z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a5544cd36aabcc3e83835a291ace9496948dd0817a9bc0bece230855b75af68e</vt:lpwstr>
  </property>
</Properties>
</file>